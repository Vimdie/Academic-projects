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7941B" w14:textId="5B13F4D0" w:rsidR="000B55F5" w:rsidRDefault="00835CF0" w:rsidP="00FC0266">
      <w:pPr>
        <w:rPr>
          <w:noProof/>
        </w:rPr>
      </w:pPr>
      <w:r w:rsidRPr="00A7143F">
        <w:rPr>
          <w:rFonts w:cs="Tahoma"/>
          <w:b/>
          <w:bCs/>
          <w:noProof/>
          <w:sz w:val="18"/>
          <w:szCs w:val="18"/>
        </w:rPr>
        <mc:AlternateContent>
          <mc:Choice Requires="wps">
            <w:drawing>
              <wp:anchor distT="45720" distB="45720" distL="114300" distR="114300" simplePos="0" relativeHeight="251659264" behindDoc="0" locked="0" layoutInCell="1" allowOverlap="1" wp14:anchorId="2151CDBA" wp14:editId="2DDBEECD">
                <wp:simplePos x="0" y="0"/>
                <wp:positionH relativeFrom="column">
                  <wp:posOffset>4075430</wp:posOffset>
                </wp:positionH>
                <wp:positionV relativeFrom="paragraph">
                  <wp:posOffset>1254125</wp:posOffset>
                </wp:positionV>
                <wp:extent cx="2360295" cy="519430"/>
                <wp:effectExtent l="0" t="0" r="1905"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295" cy="519430"/>
                        </a:xfrm>
                        <a:prstGeom prst="rect">
                          <a:avLst/>
                        </a:prstGeom>
                        <a:solidFill>
                          <a:srgbClr val="FFFFFF"/>
                        </a:solidFill>
                        <a:ln w="9525">
                          <a:noFill/>
                          <a:miter lim="800000"/>
                          <a:headEnd/>
                          <a:tailEnd/>
                        </a:ln>
                      </wps:spPr>
                      <wps:txbx>
                        <w:txbxContent>
                          <w:p w14:paraId="593E64D5" w14:textId="1C8159BA" w:rsidR="00A7143F" w:rsidRPr="00A7143F" w:rsidRDefault="00A7143F" w:rsidP="00A7143F">
                            <w:pPr>
                              <w:jc w:val="center"/>
                              <w:rPr>
                                <w:rFonts w:cs="Tahoma"/>
                                <w:b/>
                                <w:bCs/>
                                <w:sz w:val="20"/>
                                <w:szCs w:val="20"/>
                              </w:rPr>
                            </w:pPr>
                            <w:r w:rsidRPr="00A7143F">
                              <w:rPr>
                                <w:rFonts w:cs="Tahoma"/>
                                <w:b/>
                                <w:bCs/>
                                <w:sz w:val="20"/>
                                <w:szCs w:val="20"/>
                              </w:rPr>
                              <w:t>Ecole Nationale de Statistique et d’Analyse Economique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1CDBA" id="_x0000_t202" coordsize="21600,21600" o:spt="202" path="m,l,21600r21600,l21600,xe">
                <v:stroke joinstyle="miter"/>
                <v:path gradientshapeok="t" o:connecttype="rect"/>
              </v:shapetype>
              <v:shape id="Zone de texte 2" o:spid="_x0000_s1026" type="#_x0000_t202" style="position:absolute;left:0;text-align:left;margin-left:320.9pt;margin-top:98.75pt;width:185.85pt;height:40.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" stroked="f">
                <v:textbox>
                  <w:txbxContent>
                    <w:p w14:paraId="593E64D5" w14:textId="1C8159BA" w:rsidR="00A7143F" w:rsidRPr="00A7143F" w:rsidRDefault="00A7143F" w:rsidP="00A7143F">
                      <w:pPr>
                        <w:jc w:val="center"/>
                        <w:rPr>
                          <w:rFonts w:cs="Tahoma"/>
                          <w:b/>
                          <w:bCs/>
                          <w:sz w:val="20"/>
                          <w:szCs w:val="20"/>
                        </w:rPr>
                      </w:pPr>
                      <w:r w:rsidRPr="00A7143F">
                        <w:rPr>
                          <w:rFonts w:cs="Tahoma"/>
                          <w:b/>
                          <w:bCs/>
                          <w:sz w:val="20"/>
                          <w:szCs w:val="20"/>
                        </w:rPr>
                        <w:t>Ecole Nationale de Statistique et d’Analyse Economique</w:t>
                      </w:r>
                    </w:p>
                  </w:txbxContent>
                </v:textbox>
                <w10:wrap type="square"/>
              </v:shape>
            </w:pict>
          </mc:Fallback>
        </mc:AlternateContent>
      </w:r>
      <w:r w:rsidR="00A7143F" w:rsidRPr="00A7143F">
        <w:rPr>
          <w:rFonts w:cs="Tahoma"/>
          <w:b/>
          <w:bCs/>
          <w:noProof/>
          <w:sz w:val="18"/>
          <w:szCs w:val="18"/>
        </w:rPr>
        <mc:AlternateContent>
          <mc:Choice Requires="wps">
            <w:drawing>
              <wp:anchor distT="45720" distB="45720" distL="114300" distR="114300" simplePos="0" relativeHeight="251661312" behindDoc="0" locked="0" layoutInCell="1" allowOverlap="1" wp14:anchorId="12BD6908" wp14:editId="74CBA6AD">
                <wp:simplePos x="0" y="0"/>
                <wp:positionH relativeFrom="column">
                  <wp:posOffset>-259404</wp:posOffset>
                </wp:positionH>
                <wp:positionV relativeFrom="paragraph">
                  <wp:posOffset>1270635</wp:posOffset>
                </wp:positionV>
                <wp:extent cx="2360930" cy="1404620"/>
                <wp:effectExtent l="0" t="0" r="0" b="635"/>
                <wp:wrapSquare wrapText="bothSides"/>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3016AF4A" w14:textId="76645B05" w:rsidR="00A7143F" w:rsidRPr="00A7143F" w:rsidRDefault="00A7143F" w:rsidP="00A7143F">
                            <w:pPr>
                              <w:jc w:val="center"/>
                              <w:rPr>
                                <w:rFonts w:cs="Tahoma"/>
                                <w:b/>
                                <w:bCs/>
                                <w:sz w:val="20"/>
                                <w:szCs w:val="20"/>
                              </w:rPr>
                            </w:pPr>
                            <w:r w:rsidRPr="00A7143F">
                              <w:rPr>
                                <w:rFonts w:cs="Tahoma"/>
                                <w:b/>
                                <w:bCs/>
                                <w:sz w:val="20"/>
                                <w:szCs w:val="20"/>
                              </w:rPr>
                              <w:t>Agence Nationale de la Statistique et</w:t>
                            </w:r>
                            <w:r>
                              <w:rPr>
                                <w:rFonts w:cs="Tahoma"/>
                                <w:b/>
                                <w:bCs/>
                                <w:sz w:val="20"/>
                                <w:szCs w:val="20"/>
                              </w:rPr>
                              <w:t xml:space="preserve"> </w:t>
                            </w:r>
                            <w:r w:rsidRPr="00A7143F">
                              <w:rPr>
                                <w:rFonts w:cs="Tahoma"/>
                                <w:b/>
                                <w:bCs/>
                                <w:sz w:val="20"/>
                                <w:szCs w:val="20"/>
                              </w:rPr>
                              <w:t>de la Démographie</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2BD6908" id="_x0000_s1027" type="#_x0000_t202" style="position:absolute;left:0;text-align:left;margin-left:-20.45pt;margin-top:100.0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" stroked="f">
                <v:textbox style="mso-fit-shape-to-text:t">
                  <w:txbxContent>
                    <w:p w14:paraId="3016AF4A" w14:textId="76645B05" w:rsidR="00A7143F" w:rsidRPr="00A7143F" w:rsidRDefault="00A7143F" w:rsidP="00A7143F">
                      <w:pPr>
                        <w:jc w:val="center"/>
                        <w:rPr>
                          <w:rFonts w:cs="Tahoma"/>
                          <w:b/>
                          <w:bCs/>
                          <w:sz w:val="20"/>
                          <w:szCs w:val="20"/>
                        </w:rPr>
                      </w:pPr>
                      <w:r w:rsidRPr="00A7143F">
                        <w:rPr>
                          <w:rFonts w:cs="Tahoma"/>
                          <w:b/>
                          <w:bCs/>
                          <w:sz w:val="20"/>
                          <w:szCs w:val="20"/>
                        </w:rPr>
                        <w:t>Agence Nationale de la Statistique et</w:t>
                      </w:r>
                      <w:r>
                        <w:rPr>
                          <w:rFonts w:cs="Tahoma"/>
                          <w:b/>
                          <w:bCs/>
                          <w:sz w:val="20"/>
                          <w:szCs w:val="20"/>
                        </w:rPr>
                        <w:t xml:space="preserve"> </w:t>
                      </w:r>
                      <w:r w:rsidRPr="00A7143F">
                        <w:rPr>
                          <w:rFonts w:cs="Tahoma"/>
                          <w:b/>
                          <w:bCs/>
                          <w:sz w:val="20"/>
                          <w:szCs w:val="20"/>
                        </w:rPr>
                        <w:t>de la Démographie</w:t>
                      </w:r>
                    </w:p>
                  </w:txbxContent>
                </v:textbox>
                <w10:wrap type="square"/>
              </v:shape>
            </w:pict>
          </mc:Fallback>
        </mc:AlternateContent>
      </w:r>
      <w:r w:rsidR="00A7143F">
        <w:rPr>
          <w:noProof/>
        </w:rPr>
        <w:t xml:space="preserve">     </w:t>
      </w:r>
      <w:r w:rsidR="00FC0266">
        <w:rPr>
          <w:noProof/>
        </w:rPr>
        <w:drawing>
          <wp:inline distT="0" distB="0" distL="0" distR="0" wp14:anchorId="1FD58333" wp14:editId="6C4E643C">
            <wp:extent cx="1418261" cy="1063787"/>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0969" cy="1065818"/>
                    </a:xfrm>
                    <a:prstGeom prst="rect">
                      <a:avLst/>
                    </a:prstGeom>
                    <a:noFill/>
                    <a:ln>
                      <a:noFill/>
                    </a:ln>
                  </pic:spPr>
                </pic:pic>
              </a:graphicData>
            </a:graphic>
          </wp:inline>
        </w:drawing>
      </w:r>
      <w:r w:rsidR="00FC0266">
        <w:rPr>
          <w:noProof/>
        </w:rPr>
        <w:tab/>
      </w:r>
      <w:r w:rsidR="00FC0266">
        <w:rPr>
          <w:noProof/>
        </w:rPr>
        <w:tab/>
      </w:r>
      <w:r w:rsidR="00FC0266">
        <w:rPr>
          <w:noProof/>
        </w:rPr>
        <w:tab/>
      </w:r>
      <w:r w:rsidR="00FC0266">
        <w:rPr>
          <w:noProof/>
        </w:rPr>
        <w:tab/>
      </w:r>
      <w:r w:rsidR="00FC0266">
        <w:rPr>
          <w:noProof/>
        </w:rPr>
        <w:tab/>
      </w:r>
      <w:r w:rsidR="00FC0266">
        <w:rPr>
          <w:noProof/>
        </w:rPr>
        <w:tab/>
      </w:r>
      <w:r w:rsidR="00A7143F">
        <w:rPr>
          <w:noProof/>
        </w:rPr>
        <w:t xml:space="preserve">                   </w:t>
      </w:r>
      <w:r w:rsidR="00FC0266">
        <w:rPr>
          <w:noProof/>
        </w:rPr>
        <w:drawing>
          <wp:inline distT="0" distB="0" distL="0" distR="0" wp14:anchorId="37DC444C" wp14:editId="32699C59">
            <wp:extent cx="1153079" cy="1153079"/>
            <wp:effectExtent l="0" t="0" r="9525"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69453" cy="1169453"/>
                    </a:xfrm>
                    <a:prstGeom prst="rect">
                      <a:avLst/>
                    </a:prstGeom>
                    <a:noFill/>
                    <a:ln>
                      <a:noFill/>
                    </a:ln>
                  </pic:spPr>
                </pic:pic>
              </a:graphicData>
            </a:graphic>
          </wp:inline>
        </w:drawing>
      </w:r>
    </w:p>
    <w:p w14:paraId="127E7E10" w14:textId="76093A71" w:rsidR="00A7143F" w:rsidRDefault="00A7143F" w:rsidP="00FC0266">
      <w:pPr>
        <w:rPr>
          <w:rFonts w:cs="Tahoma"/>
          <w:b/>
          <w:bCs/>
          <w:sz w:val="18"/>
          <w:szCs w:val="18"/>
        </w:rPr>
      </w:pPr>
      <w:r>
        <w:rPr>
          <w:rFonts w:cs="Tahoma"/>
          <w:b/>
          <w:bCs/>
          <w:sz w:val="18"/>
          <w:szCs w:val="18"/>
        </w:rPr>
        <w:t xml:space="preserve"> </w:t>
      </w:r>
    </w:p>
    <w:p w14:paraId="5B6A2D06" w14:textId="134E17BF" w:rsidR="00A7143F" w:rsidRDefault="00A7143F" w:rsidP="00FC0266">
      <w:pPr>
        <w:rPr>
          <w:rFonts w:cs="Tahoma"/>
          <w:b/>
          <w:bCs/>
          <w:sz w:val="18"/>
          <w:szCs w:val="18"/>
        </w:rPr>
      </w:pPr>
    </w:p>
    <w:p w14:paraId="35F1C8B0" w14:textId="17ACDAA9" w:rsidR="00A7143F" w:rsidRDefault="00A7143F" w:rsidP="00FC0266">
      <w:pPr>
        <w:rPr>
          <w:rFonts w:cs="Tahoma"/>
          <w:b/>
          <w:bCs/>
          <w:sz w:val="18"/>
          <w:szCs w:val="18"/>
        </w:rPr>
      </w:pPr>
    </w:p>
    <w:p w14:paraId="5D4D4D40" w14:textId="79997181" w:rsidR="00A7143F" w:rsidRDefault="00A7143F" w:rsidP="00FC0266">
      <w:pPr>
        <w:rPr>
          <w:rFonts w:cs="Tahoma"/>
          <w:b/>
          <w:bCs/>
          <w:sz w:val="18"/>
          <w:szCs w:val="18"/>
        </w:rPr>
      </w:pPr>
    </w:p>
    <w:p w14:paraId="0EA4593A" w14:textId="51FFC72F" w:rsidR="00A7143F" w:rsidRDefault="00A7143F" w:rsidP="00FC0266">
      <w:pPr>
        <w:rPr>
          <w:rFonts w:cs="Tahoma"/>
          <w:b/>
          <w:bCs/>
          <w:sz w:val="18"/>
          <w:szCs w:val="18"/>
        </w:rPr>
      </w:pPr>
    </w:p>
    <w:p w14:paraId="3A22F510" w14:textId="77777777" w:rsidR="00A7143F" w:rsidRDefault="00A7143F" w:rsidP="00A7143F">
      <w:pPr>
        <w:rPr>
          <w:rFonts w:cs="Tahoma"/>
          <w:b/>
          <w:bCs/>
          <w:sz w:val="18"/>
          <w:szCs w:val="18"/>
        </w:rPr>
      </w:pPr>
    </w:p>
    <w:p w14:paraId="70BC4B17" w14:textId="77777777" w:rsidR="00A7143F" w:rsidRDefault="00A7143F" w:rsidP="00A7143F">
      <w:pPr>
        <w:rPr>
          <w:rFonts w:cs="Tahoma"/>
          <w:b/>
          <w:bCs/>
          <w:sz w:val="18"/>
          <w:szCs w:val="18"/>
        </w:rPr>
      </w:pPr>
    </w:p>
    <w:p w14:paraId="0D5189E6" w14:textId="2F5123F3" w:rsidR="00A7143F" w:rsidRDefault="00522C7E" w:rsidP="00A7143F">
      <w:pPr>
        <w:jc w:val="center"/>
        <w:rPr>
          <w:rFonts w:cs="Tahoma"/>
          <w:b/>
          <w:bCs/>
          <w:sz w:val="36"/>
          <w:szCs w:val="36"/>
        </w:rPr>
      </w:pPr>
      <w:r>
        <w:rPr>
          <w:rFonts w:cs="Tahoma"/>
          <w:b/>
          <w:bCs/>
          <w:sz w:val="36"/>
          <w:szCs w:val="36"/>
        </w:rPr>
        <w:t>Projet d</w:t>
      </w:r>
      <w:r w:rsidR="00835CF0">
        <w:rPr>
          <w:rFonts w:cs="Tahoma"/>
          <w:b/>
          <w:bCs/>
          <w:sz w:val="36"/>
          <w:szCs w:val="36"/>
        </w:rPr>
        <w:t>’optimisation</w:t>
      </w:r>
    </w:p>
    <w:p w14:paraId="7B6512E5" w14:textId="6DC03DDC" w:rsidR="00BC6821" w:rsidRDefault="00BC6821" w:rsidP="00A7143F">
      <w:pPr>
        <w:jc w:val="center"/>
        <w:rPr>
          <w:rFonts w:cs="Tahoma"/>
          <w:b/>
          <w:bCs/>
          <w:sz w:val="36"/>
          <w:szCs w:val="36"/>
        </w:rPr>
      </w:pPr>
      <w:r>
        <w:rPr>
          <w:rFonts w:cs="Tahoma"/>
          <w:b/>
          <w:bCs/>
          <w:noProof/>
          <w:sz w:val="36"/>
          <w:szCs w:val="36"/>
        </w:rPr>
        <mc:AlternateContent>
          <mc:Choice Requires="wps">
            <w:drawing>
              <wp:anchor distT="0" distB="0" distL="114300" distR="114300" simplePos="0" relativeHeight="251662336" behindDoc="0" locked="0" layoutInCell="1" allowOverlap="1" wp14:anchorId="1FA9323C" wp14:editId="3FF97F11">
                <wp:simplePos x="0" y="0"/>
                <wp:positionH relativeFrom="margin">
                  <wp:align>center</wp:align>
                </wp:positionH>
                <wp:positionV relativeFrom="paragraph">
                  <wp:posOffset>183515</wp:posOffset>
                </wp:positionV>
                <wp:extent cx="6201788" cy="1790700"/>
                <wp:effectExtent l="95250" t="57150" r="123190" b="133350"/>
                <wp:wrapNone/>
                <wp:docPr id="5" name="Organigramme : Alternative 5"/>
                <wp:cNvGraphicFramePr/>
                <a:graphic xmlns:a="http://schemas.openxmlformats.org/drawingml/2006/main">
                  <a:graphicData uri="http://schemas.microsoft.com/office/word/2010/wordprocessingShape">
                    <wps:wsp>
                      <wps:cNvSpPr/>
                      <wps:spPr>
                        <a:xfrm>
                          <a:off x="0" y="0"/>
                          <a:ext cx="6201788" cy="1790700"/>
                        </a:xfrm>
                        <a:prstGeom prst="flowChartAlternateProcess">
                          <a:avLst/>
                        </a:prstGeom>
                        <a:solidFill>
                          <a:schemeClr val="accent1">
                            <a:lumMod val="75000"/>
                          </a:schemeClr>
                        </a:solidFill>
                        <a:ln w="19050">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txbx>
                        <w:txbxContent>
                          <w:p w14:paraId="33C2B471" w14:textId="77777777" w:rsidR="00835CF0" w:rsidRPr="00835CF0" w:rsidRDefault="00835CF0" w:rsidP="00BC6821">
                            <w:pPr>
                              <w:jc w:val="center"/>
                              <w:rPr>
                                <w:b/>
                                <w:bCs/>
                                <w:sz w:val="36"/>
                                <w:szCs w:val="36"/>
                              </w:rPr>
                            </w:pPr>
                            <w:r w:rsidRPr="00835CF0">
                              <w:rPr>
                                <w:b/>
                                <w:bCs/>
                                <w:sz w:val="36"/>
                                <w:szCs w:val="36"/>
                              </w:rPr>
                              <w:t>Optimisation de la durée des Trajets Domicile-Travail en Véhicule Personnel entre Keur Massar et Dakar sous contrainte des coûts</w:t>
                            </w:r>
                          </w:p>
                          <w:p w14:paraId="31C3B765" w14:textId="604E37E2" w:rsidR="00BC6821" w:rsidRPr="00835CF0" w:rsidRDefault="00835CF0" w:rsidP="00BC6821">
                            <w:pPr>
                              <w:jc w:val="center"/>
                              <w:rPr>
                                <w:rFonts w:cs="Tahoma"/>
                                <w:b/>
                                <w:bCs/>
                                <w:sz w:val="32"/>
                                <w:szCs w:val="32"/>
                              </w:rPr>
                            </w:pPr>
                            <w:r>
                              <w:t xml:space="preserve"> </w:t>
                            </w:r>
                            <w:r w:rsidRPr="00835CF0">
                              <w:rPr>
                                <w:sz w:val="32"/>
                                <w:szCs w:val="32"/>
                              </w:rPr>
                              <w:t>Analyse et Modélisation des Itinéraires Optimaux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A9323C"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5" o:spid="_x0000_s1028" type="#_x0000_t176" style="position:absolute;left:0;text-align:left;margin-left:0;margin-top:14.45pt;width:488.35pt;height:141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" fillcolor="#2e74b5 [2404]" strokecolor="black [3213]" strokeweight="1.5pt">
                <v:shadow on="t" color="black" opacity="20971f" offset="0,2.2pt"/>
                <v:textbox>
                  <w:txbxContent>
                    <w:p w14:paraId="33C2B471" w14:textId="77777777" w:rsidR="00835CF0" w:rsidRPr="00835CF0" w:rsidRDefault="00835CF0" w:rsidP="00BC6821">
                      <w:pPr>
                        <w:jc w:val="center"/>
                        <w:rPr>
                          <w:b/>
                          <w:bCs/>
                          <w:sz w:val="36"/>
                          <w:szCs w:val="36"/>
                        </w:rPr>
                      </w:pPr>
                      <w:r w:rsidRPr="00835CF0">
                        <w:rPr>
                          <w:b/>
                          <w:bCs/>
                          <w:sz w:val="36"/>
                          <w:szCs w:val="36"/>
                        </w:rPr>
                        <w:t>Optimisation de la durée des Trajets Domicile-Travail en Véhicule Personnel entre Keur Massar et Dakar sous contrainte des coûts</w:t>
                      </w:r>
                    </w:p>
                    <w:p w14:paraId="31C3B765" w14:textId="604E37E2" w:rsidR="00BC6821" w:rsidRPr="00835CF0" w:rsidRDefault="00835CF0" w:rsidP="00BC6821">
                      <w:pPr>
                        <w:jc w:val="center"/>
                        <w:rPr>
                          <w:rFonts w:cs="Tahoma"/>
                          <w:b/>
                          <w:bCs/>
                          <w:sz w:val="32"/>
                          <w:szCs w:val="32"/>
                        </w:rPr>
                      </w:pPr>
                      <w:r>
                        <w:t xml:space="preserve"> </w:t>
                      </w:r>
                      <w:r w:rsidRPr="00835CF0">
                        <w:rPr>
                          <w:sz w:val="32"/>
                          <w:szCs w:val="32"/>
                        </w:rPr>
                        <w:t>Analyse et Modélisation des Itinéraires Optimaux</w:t>
                      </w:r>
                    </w:p>
                  </w:txbxContent>
                </v:textbox>
                <w10:wrap anchorx="margin"/>
              </v:shape>
            </w:pict>
          </mc:Fallback>
        </mc:AlternateContent>
      </w:r>
    </w:p>
    <w:p w14:paraId="031215D0" w14:textId="3357A544" w:rsidR="00BC6821" w:rsidRPr="00BC6821" w:rsidRDefault="00BC6821" w:rsidP="00BC6821">
      <w:pPr>
        <w:rPr>
          <w:rFonts w:cs="Tahoma"/>
          <w:sz w:val="36"/>
          <w:szCs w:val="36"/>
        </w:rPr>
      </w:pPr>
    </w:p>
    <w:p w14:paraId="446BFB2B" w14:textId="7D8F75D0" w:rsidR="00BC6821" w:rsidRPr="00BC6821" w:rsidRDefault="00BC6821" w:rsidP="00BC6821">
      <w:pPr>
        <w:rPr>
          <w:rFonts w:cs="Tahoma"/>
          <w:sz w:val="36"/>
          <w:szCs w:val="36"/>
        </w:rPr>
      </w:pPr>
    </w:p>
    <w:p w14:paraId="03A79A90" w14:textId="46913423" w:rsidR="00BC6821" w:rsidRDefault="00BC6821" w:rsidP="00BC6821">
      <w:pPr>
        <w:rPr>
          <w:rFonts w:cs="Tahoma"/>
          <w:b/>
          <w:bCs/>
          <w:sz w:val="36"/>
          <w:szCs w:val="36"/>
        </w:rPr>
      </w:pPr>
    </w:p>
    <w:p w14:paraId="69EB955A" w14:textId="772BA1BE" w:rsidR="00FB15D6" w:rsidRDefault="00522C7E" w:rsidP="00BC6821">
      <w:pPr>
        <w:tabs>
          <w:tab w:val="left" w:pos="1128"/>
        </w:tabs>
        <w:rPr>
          <w:rFonts w:cs="Tahoma"/>
          <w:sz w:val="36"/>
          <w:szCs w:val="36"/>
        </w:rPr>
      </w:pPr>
      <w:r w:rsidRPr="004D666B">
        <w:rPr>
          <w:rFonts w:cs="Tahoma"/>
          <w:noProof/>
          <w:sz w:val="36"/>
          <w:szCs w:val="36"/>
        </w:rPr>
        <mc:AlternateContent>
          <mc:Choice Requires="wps">
            <w:drawing>
              <wp:anchor distT="45720" distB="45720" distL="114300" distR="114300" simplePos="0" relativeHeight="251666432" behindDoc="0" locked="0" layoutInCell="1" allowOverlap="1" wp14:anchorId="67E450F5" wp14:editId="749A71EB">
                <wp:simplePos x="0" y="0"/>
                <wp:positionH relativeFrom="page">
                  <wp:posOffset>358140</wp:posOffset>
                </wp:positionH>
                <wp:positionV relativeFrom="paragraph">
                  <wp:posOffset>367030</wp:posOffset>
                </wp:positionV>
                <wp:extent cx="3484880" cy="2637155"/>
                <wp:effectExtent l="0" t="0" r="1270" b="0"/>
                <wp:wrapSquare wrapText="bothSides"/>
                <wp:docPr id="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4880" cy="2637155"/>
                        </a:xfrm>
                        <a:prstGeom prst="rect">
                          <a:avLst/>
                        </a:prstGeom>
                        <a:solidFill>
                          <a:srgbClr val="FFFFFF"/>
                        </a:solidFill>
                        <a:ln w="9525">
                          <a:noFill/>
                          <a:miter lim="800000"/>
                          <a:headEnd/>
                          <a:tailEnd/>
                        </a:ln>
                      </wps:spPr>
                      <wps:txbx>
                        <w:txbxContent>
                          <w:p w14:paraId="789B13D4" w14:textId="77777777" w:rsidR="004D666B" w:rsidRPr="004D666B" w:rsidRDefault="004D666B" w:rsidP="00522C7E">
                            <w:pPr>
                              <w:spacing w:line="240" w:lineRule="auto"/>
                              <w:jc w:val="center"/>
                              <w:rPr>
                                <w:rFonts w:cs="Tahoma"/>
                                <w:szCs w:val="24"/>
                                <w:u w:val="single"/>
                              </w:rPr>
                            </w:pPr>
                            <w:r w:rsidRPr="004D666B">
                              <w:rPr>
                                <w:rFonts w:cs="Tahoma"/>
                                <w:szCs w:val="24"/>
                                <w:u w:val="single"/>
                              </w:rPr>
                              <w:t>Rédigé par :</w:t>
                            </w:r>
                          </w:p>
                          <w:p w14:paraId="46C81EBB" w14:textId="7F59D008" w:rsidR="00522C7E" w:rsidRDefault="00522C7E" w:rsidP="00522C7E">
                            <w:pPr>
                              <w:spacing w:line="240" w:lineRule="auto"/>
                              <w:jc w:val="center"/>
                              <w:rPr>
                                <w:rFonts w:cs="Tahoma"/>
                                <w:sz w:val="28"/>
                                <w:szCs w:val="28"/>
                              </w:rPr>
                            </w:pPr>
                            <w:r>
                              <w:rPr>
                                <w:rFonts w:cs="Tahoma"/>
                                <w:sz w:val="28"/>
                                <w:szCs w:val="28"/>
                              </w:rPr>
                              <w:t>Gandwend</w:t>
                            </w:r>
                            <w:r w:rsidR="003169F5">
                              <w:rPr>
                                <w:rFonts w:cs="Tahoma"/>
                                <w:sz w:val="28"/>
                                <w:szCs w:val="28"/>
                              </w:rPr>
                              <w:t>e</w:t>
                            </w:r>
                            <w:r>
                              <w:rPr>
                                <w:rFonts w:cs="Tahoma"/>
                                <w:sz w:val="28"/>
                                <w:szCs w:val="28"/>
                              </w:rPr>
                              <w:t xml:space="preserve"> Judicaël Oscar KAFANDO</w:t>
                            </w:r>
                          </w:p>
                          <w:p w14:paraId="705493A4" w14:textId="7A7E2FB8" w:rsidR="004D666B" w:rsidRDefault="004D666B" w:rsidP="00522C7E">
                            <w:pPr>
                              <w:spacing w:line="240" w:lineRule="auto"/>
                              <w:jc w:val="center"/>
                              <w:rPr>
                                <w:rFonts w:cs="Tahoma"/>
                                <w:sz w:val="28"/>
                                <w:szCs w:val="28"/>
                              </w:rPr>
                            </w:pPr>
                            <w:r w:rsidRPr="004D666B">
                              <w:rPr>
                                <w:rFonts w:cs="Tahoma"/>
                                <w:sz w:val="28"/>
                                <w:szCs w:val="28"/>
                              </w:rPr>
                              <w:t>Ndeye Ramatoulaye Ndoye FALL</w:t>
                            </w:r>
                          </w:p>
                          <w:p w14:paraId="302023F6" w14:textId="2E8CC48B" w:rsidR="00FB15D6" w:rsidRPr="00B90185" w:rsidRDefault="00FB15D6" w:rsidP="00522C7E">
                            <w:pPr>
                              <w:spacing w:line="240" w:lineRule="auto"/>
                              <w:jc w:val="center"/>
                              <w:rPr>
                                <w:rFonts w:ascii="Bodoni MT Black" w:hAnsi="Bodoni MT Black" w:cs="Tahoma"/>
                                <w:b/>
                                <w:bCs/>
                                <w:sz w:val="28"/>
                                <w:szCs w:val="28"/>
                              </w:rPr>
                            </w:pPr>
                            <w:r w:rsidRPr="00B90185">
                              <w:rPr>
                                <w:rFonts w:ascii="Bodoni MT Black" w:hAnsi="Bodoni MT Black" w:cs="Tahoma"/>
                                <w:b/>
                                <w:bCs/>
                                <w:sz w:val="28"/>
                                <w:szCs w:val="28"/>
                              </w:rPr>
                              <w:t>Elève</w:t>
                            </w:r>
                            <w:r w:rsidR="00522C7E" w:rsidRPr="00B90185">
                              <w:rPr>
                                <w:rFonts w:ascii="Bodoni MT Black" w:hAnsi="Bodoni MT Black" w:cs="Tahoma"/>
                                <w:b/>
                                <w:bCs/>
                                <w:sz w:val="28"/>
                                <w:szCs w:val="28"/>
                              </w:rPr>
                              <w:t>s</w:t>
                            </w:r>
                            <w:r w:rsidRPr="00B90185">
                              <w:rPr>
                                <w:rFonts w:ascii="Bodoni MT Black" w:hAnsi="Bodoni MT Black" w:cs="Tahoma"/>
                                <w:b/>
                                <w:bCs/>
                                <w:sz w:val="28"/>
                                <w:szCs w:val="28"/>
                              </w:rPr>
                              <w:t xml:space="preserve"> Ingénieur</w:t>
                            </w:r>
                            <w:r w:rsidR="00522C7E" w:rsidRPr="00B90185">
                              <w:rPr>
                                <w:rFonts w:ascii="Bodoni MT Black" w:hAnsi="Bodoni MT Black" w:cs="Tahoma"/>
                                <w:b/>
                                <w:bCs/>
                                <w:sz w:val="28"/>
                                <w:szCs w:val="28"/>
                              </w:rPr>
                              <w:t>s</w:t>
                            </w:r>
                            <w:r w:rsidRPr="00B90185">
                              <w:rPr>
                                <w:rFonts w:ascii="Bodoni MT Black" w:hAnsi="Bodoni MT Black" w:cs="Tahoma"/>
                                <w:b/>
                                <w:bCs/>
                                <w:sz w:val="28"/>
                                <w:szCs w:val="28"/>
                              </w:rPr>
                              <w:t xml:space="preserve"> Statisticien</w:t>
                            </w:r>
                            <w:r w:rsidR="00522C7E" w:rsidRPr="00B90185">
                              <w:rPr>
                                <w:rFonts w:ascii="Bodoni MT Black" w:hAnsi="Bodoni MT Black" w:cs="Tahoma"/>
                                <w:b/>
                                <w:bCs/>
                                <w:sz w:val="28"/>
                                <w:szCs w:val="28"/>
                              </w:rPr>
                              <w:t>s</w:t>
                            </w:r>
                            <w:r w:rsidRPr="00B90185">
                              <w:rPr>
                                <w:rFonts w:ascii="Bodoni MT Black" w:hAnsi="Bodoni MT Black" w:cs="Tahoma"/>
                                <w:b/>
                                <w:bCs/>
                                <w:sz w:val="28"/>
                                <w:szCs w:val="28"/>
                              </w:rPr>
                              <w:t xml:space="preserve"> Economiste</w:t>
                            </w:r>
                            <w:r w:rsidR="00522C7E" w:rsidRPr="00B90185">
                              <w:rPr>
                                <w:rFonts w:ascii="Bodoni MT Black" w:hAnsi="Bodoni MT Black" w:cs="Tahoma"/>
                                <w:b/>
                                <w:bCs/>
                                <w:sz w:val="28"/>
                                <w:szCs w:val="28"/>
                              </w:rPr>
                              <w:t>s</w:t>
                            </w:r>
                          </w:p>
                          <w:p w14:paraId="4CFD1396" w14:textId="1971A949" w:rsidR="004D666B" w:rsidRDefault="004D666B" w:rsidP="00522C7E">
                            <w:pPr>
                              <w:spacing w:line="240" w:lineRule="auto"/>
                            </w:pPr>
                          </w:p>
                          <w:p w14:paraId="387806E6" w14:textId="77777777" w:rsidR="004F3D7C" w:rsidRDefault="004F3D7C" w:rsidP="00522C7E">
                            <w:pPr>
                              <w:spacing w:line="24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450F5" id="_x0000_s1029" type="#_x0000_t202" style="position:absolute;left:0;text-align:left;margin-left:28.2pt;margin-top:28.9pt;width:274.4pt;height:207.6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" stroked="f">
                <v:textbox>
                  <w:txbxContent>
                    <w:p w14:paraId="789B13D4" w14:textId="77777777" w:rsidR="004D666B" w:rsidRPr="004D666B" w:rsidRDefault="004D666B" w:rsidP="00522C7E">
                      <w:pPr>
                        <w:spacing w:line="240" w:lineRule="auto"/>
                        <w:jc w:val="center"/>
                        <w:rPr>
                          <w:rFonts w:cs="Tahoma"/>
                          <w:szCs w:val="24"/>
                          <w:u w:val="single"/>
                        </w:rPr>
                      </w:pPr>
                      <w:r w:rsidRPr="004D666B">
                        <w:rPr>
                          <w:rFonts w:cs="Tahoma"/>
                          <w:szCs w:val="24"/>
                          <w:u w:val="single"/>
                        </w:rPr>
                        <w:t>Rédigé par :</w:t>
                      </w:r>
                    </w:p>
                    <w:p w14:paraId="46C81EBB" w14:textId="7F59D008" w:rsidR="00522C7E" w:rsidRDefault="00522C7E" w:rsidP="00522C7E">
                      <w:pPr>
                        <w:spacing w:line="240" w:lineRule="auto"/>
                        <w:jc w:val="center"/>
                        <w:rPr>
                          <w:rFonts w:cs="Tahoma"/>
                          <w:sz w:val="28"/>
                          <w:szCs w:val="28"/>
                        </w:rPr>
                      </w:pPr>
                      <w:r>
                        <w:rPr>
                          <w:rFonts w:cs="Tahoma"/>
                          <w:sz w:val="28"/>
                          <w:szCs w:val="28"/>
                        </w:rPr>
                        <w:t>Gandwend</w:t>
                      </w:r>
                      <w:r w:rsidR="003169F5">
                        <w:rPr>
                          <w:rFonts w:cs="Tahoma"/>
                          <w:sz w:val="28"/>
                          <w:szCs w:val="28"/>
                        </w:rPr>
                        <w:t>e</w:t>
                      </w:r>
                      <w:r>
                        <w:rPr>
                          <w:rFonts w:cs="Tahoma"/>
                          <w:sz w:val="28"/>
                          <w:szCs w:val="28"/>
                        </w:rPr>
                        <w:t xml:space="preserve"> Judicaël Oscar KAFANDO</w:t>
                      </w:r>
                    </w:p>
                    <w:p w14:paraId="705493A4" w14:textId="7A7E2FB8" w:rsidR="004D666B" w:rsidRDefault="004D666B" w:rsidP="00522C7E">
                      <w:pPr>
                        <w:spacing w:line="240" w:lineRule="auto"/>
                        <w:jc w:val="center"/>
                        <w:rPr>
                          <w:rFonts w:cs="Tahoma"/>
                          <w:sz w:val="28"/>
                          <w:szCs w:val="28"/>
                        </w:rPr>
                      </w:pPr>
                      <w:r w:rsidRPr="004D666B">
                        <w:rPr>
                          <w:rFonts w:cs="Tahoma"/>
                          <w:sz w:val="28"/>
                          <w:szCs w:val="28"/>
                        </w:rPr>
                        <w:t>Ndeye Ramatoulaye Ndoye FALL</w:t>
                      </w:r>
                    </w:p>
                    <w:p w14:paraId="302023F6" w14:textId="2E8CC48B" w:rsidR="00FB15D6" w:rsidRPr="00B90185" w:rsidRDefault="00FB15D6" w:rsidP="00522C7E">
                      <w:pPr>
                        <w:spacing w:line="240" w:lineRule="auto"/>
                        <w:jc w:val="center"/>
                        <w:rPr>
                          <w:rFonts w:ascii="Bodoni MT Black" w:hAnsi="Bodoni MT Black" w:cs="Tahoma"/>
                          <w:b/>
                          <w:bCs/>
                          <w:sz w:val="28"/>
                          <w:szCs w:val="28"/>
                        </w:rPr>
                      </w:pPr>
                      <w:r w:rsidRPr="00B90185">
                        <w:rPr>
                          <w:rFonts w:ascii="Bodoni MT Black" w:hAnsi="Bodoni MT Black" w:cs="Tahoma"/>
                          <w:b/>
                          <w:bCs/>
                          <w:sz w:val="28"/>
                          <w:szCs w:val="28"/>
                        </w:rPr>
                        <w:t>Elève</w:t>
                      </w:r>
                      <w:r w:rsidR="00522C7E" w:rsidRPr="00B90185">
                        <w:rPr>
                          <w:rFonts w:ascii="Bodoni MT Black" w:hAnsi="Bodoni MT Black" w:cs="Tahoma"/>
                          <w:b/>
                          <w:bCs/>
                          <w:sz w:val="28"/>
                          <w:szCs w:val="28"/>
                        </w:rPr>
                        <w:t>s</w:t>
                      </w:r>
                      <w:r w:rsidRPr="00B90185">
                        <w:rPr>
                          <w:rFonts w:ascii="Bodoni MT Black" w:hAnsi="Bodoni MT Black" w:cs="Tahoma"/>
                          <w:b/>
                          <w:bCs/>
                          <w:sz w:val="28"/>
                          <w:szCs w:val="28"/>
                        </w:rPr>
                        <w:t xml:space="preserve"> Ingénieur</w:t>
                      </w:r>
                      <w:r w:rsidR="00522C7E" w:rsidRPr="00B90185">
                        <w:rPr>
                          <w:rFonts w:ascii="Bodoni MT Black" w:hAnsi="Bodoni MT Black" w:cs="Tahoma"/>
                          <w:b/>
                          <w:bCs/>
                          <w:sz w:val="28"/>
                          <w:szCs w:val="28"/>
                        </w:rPr>
                        <w:t>s</w:t>
                      </w:r>
                      <w:r w:rsidRPr="00B90185">
                        <w:rPr>
                          <w:rFonts w:ascii="Bodoni MT Black" w:hAnsi="Bodoni MT Black" w:cs="Tahoma"/>
                          <w:b/>
                          <w:bCs/>
                          <w:sz w:val="28"/>
                          <w:szCs w:val="28"/>
                        </w:rPr>
                        <w:t xml:space="preserve"> Statisticien</w:t>
                      </w:r>
                      <w:r w:rsidR="00522C7E" w:rsidRPr="00B90185">
                        <w:rPr>
                          <w:rFonts w:ascii="Bodoni MT Black" w:hAnsi="Bodoni MT Black" w:cs="Tahoma"/>
                          <w:b/>
                          <w:bCs/>
                          <w:sz w:val="28"/>
                          <w:szCs w:val="28"/>
                        </w:rPr>
                        <w:t>s</w:t>
                      </w:r>
                      <w:r w:rsidRPr="00B90185">
                        <w:rPr>
                          <w:rFonts w:ascii="Bodoni MT Black" w:hAnsi="Bodoni MT Black" w:cs="Tahoma"/>
                          <w:b/>
                          <w:bCs/>
                          <w:sz w:val="28"/>
                          <w:szCs w:val="28"/>
                        </w:rPr>
                        <w:t xml:space="preserve"> Economiste</w:t>
                      </w:r>
                      <w:r w:rsidR="00522C7E" w:rsidRPr="00B90185">
                        <w:rPr>
                          <w:rFonts w:ascii="Bodoni MT Black" w:hAnsi="Bodoni MT Black" w:cs="Tahoma"/>
                          <w:b/>
                          <w:bCs/>
                          <w:sz w:val="28"/>
                          <w:szCs w:val="28"/>
                        </w:rPr>
                        <w:t>s</w:t>
                      </w:r>
                    </w:p>
                    <w:p w14:paraId="4CFD1396" w14:textId="1971A949" w:rsidR="004D666B" w:rsidRDefault="004D666B" w:rsidP="00522C7E">
                      <w:pPr>
                        <w:spacing w:line="240" w:lineRule="auto"/>
                      </w:pPr>
                    </w:p>
                    <w:p w14:paraId="387806E6" w14:textId="77777777" w:rsidR="004F3D7C" w:rsidRDefault="004F3D7C" w:rsidP="00522C7E">
                      <w:pPr>
                        <w:spacing w:line="240" w:lineRule="auto"/>
                      </w:pPr>
                    </w:p>
                  </w:txbxContent>
                </v:textbox>
                <w10:wrap type="square" anchorx="page"/>
              </v:shape>
            </w:pict>
          </mc:Fallback>
        </mc:AlternateContent>
      </w:r>
      <w:r w:rsidRPr="004D666B">
        <w:rPr>
          <w:rFonts w:cs="Tahoma"/>
          <w:noProof/>
          <w:sz w:val="36"/>
          <w:szCs w:val="36"/>
        </w:rPr>
        <mc:AlternateContent>
          <mc:Choice Requires="wps">
            <w:drawing>
              <wp:anchor distT="45720" distB="45720" distL="114300" distR="114300" simplePos="0" relativeHeight="251664384" behindDoc="0" locked="0" layoutInCell="1" allowOverlap="1" wp14:anchorId="4D55E685" wp14:editId="1FA38FDC">
                <wp:simplePos x="0" y="0"/>
                <wp:positionH relativeFrom="margin">
                  <wp:posOffset>3316605</wp:posOffset>
                </wp:positionH>
                <wp:positionV relativeFrom="paragraph">
                  <wp:posOffset>337820</wp:posOffset>
                </wp:positionV>
                <wp:extent cx="3081655" cy="1492250"/>
                <wp:effectExtent l="0" t="0" r="4445" b="0"/>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655" cy="1492250"/>
                        </a:xfrm>
                        <a:prstGeom prst="rect">
                          <a:avLst/>
                        </a:prstGeom>
                        <a:solidFill>
                          <a:srgbClr val="FFFFFF"/>
                        </a:solidFill>
                        <a:ln w="9525">
                          <a:noFill/>
                          <a:miter lim="800000"/>
                          <a:headEnd/>
                          <a:tailEnd/>
                        </a:ln>
                      </wps:spPr>
                      <wps:txbx>
                        <w:txbxContent>
                          <w:p w14:paraId="515333E9" w14:textId="3BB55AE7" w:rsidR="004D666B" w:rsidRPr="00FB15D6" w:rsidRDefault="00BD2FF8" w:rsidP="00522C7E">
                            <w:pPr>
                              <w:spacing w:line="240" w:lineRule="auto"/>
                              <w:jc w:val="center"/>
                              <w:rPr>
                                <w:rFonts w:cs="Tahoma"/>
                                <w:szCs w:val="24"/>
                                <w:u w:val="single"/>
                              </w:rPr>
                            </w:pPr>
                            <w:r>
                              <w:rPr>
                                <w:rFonts w:cs="Tahoma"/>
                                <w:szCs w:val="24"/>
                                <w:u w:val="single"/>
                              </w:rPr>
                              <w:t>Chargé du cours</w:t>
                            </w:r>
                            <w:r w:rsidR="00FB15D6" w:rsidRPr="00FB15D6">
                              <w:rPr>
                                <w:rFonts w:cs="Tahoma"/>
                                <w:szCs w:val="24"/>
                                <w:u w:val="single"/>
                              </w:rPr>
                              <w:t> :</w:t>
                            </w:r>
                          </w:p>
                          <w:p w14:paraId="53C29904" w14:textId="0C4B06AA" w:rsidR="00FB15D6" w:rsidRPr="00FB15D6" w:rsidRDefault="00835CF0" w:rsidP="00522C7E">
                            <w:pPr>
                              <w:spacing w:line="240" w:lineRule="auto"/>
                              <w:jc w:val="center"/>
                              <w:rPr>
                                <w:rFonts w:cs="Tahoma"/>
                                <w:sz w:val="28"/>
                                <w:szCs w:val="28"/>
                              </w:rPr>
                            </w:pPr>
                            <w:r>
                              <w:rPr>
                                <w:rFonts w:cs="Tahoma"/>
                                <w:sz w:val="28"/>
                                <w:szCs w:val="28"/>
                              </w:rPr>
                              <w:t>Dr</w:t>
                            </w:r>
                            <w:r w:rsidR="00FB15D6" w:rsidRPr="00FB15D6">
                              <w:rPr>
                                <w:rFonts w:cs="Tahoma"/>
                                <w:sz w:val="28"/>
                                <w:szCs w:val="28"/>
                              </w:rPr>
                              <w:t xml:space="preserve">. </w:t>
                            </w:r>
                            <w:r>
                              <w:rPr>
                                <w:rFonts w:cs="Tahoma"/>
                                <w:sz w:val="28"/>
                                <w:szCs w:val="28"/>
                              </w:rPr>
                              <w:t>Omar DIOP</w:t>
                            </w:r>
                          </w:p>
                          <w:p w14:paraId="2C2A20C7" w14:textId="77777777" w:rsidR="00FB15D6" w:rsidRDefault="00FB15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55E685" id="_x0000_s1030" type="#_x0000_t202" style="position:absolute;left:0;text-align:left;margin-left:261.15pt;margin-top:26.6pt;width:242.65pt;height:11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" stroked="f">
                <v:textbox>
                  <w:txbxContent>
                    <w:p w14:paraId="515333E9" w14:textId="3BB55AE7" w:rsidR="004D666B" w:rsidRPr="00FB15D6" w:rsidRDefault="00BD2FF8" w:rsidP="00522C7E">
                      <w:pPr>
                        <w:spacing w:line="240" w:lineRule="auto"/>
                        <w:jc w:val="center"/>
                        <w:rPr>
                          <w:rFonts w:cs="Tahoma"/>
                          <w:szCs w:val="24"/>
                          <w:u w:val="single"/>
                        </w:rPr>
                      </w:pPr>
                      <w:r>
                        <w:rPr>
                          <w:rFonts w:cs="Tahoma"/>
                          <w:szCs w:val="24"/>
                          <w:u w:val="single"/>
                        </w:rPr>
                        <w:t>Chargé du cours</w:t>
                      </w:r>
                      <w:r w:rsidR="00FB15D6" w:rsidRPr="00FB15D6">
                        <w:rPr>
                          <w:rFonts w:cs="Tahoma"/>
                          <w:szCs w:val="24"/>
                          <w:u w:val="single"/>
                        </w:rPr>
                        <w:t> :</w:t>
                      </w:r>
                    </w:p>
                    <w:p w14:paraId="53C29904" w14:textId="0C4B06AA" w:rsidR="00FB15D6" w:rsidRPr="00FB15D6" w:rsidRDefault="00835CF0" w:rsidP="00522C7E">
                      <w:pPr>
                        <w:spacing w:line="240" w:lineRule="auto"/>
                        <w:jc w:val="center"/>
                        <w:rPr>
                          <w:rFonts w:cs="Tahoma"/>
                          <w:sz w:val="28"/>
                          <w:szCs w:val="28"/>
                        </w:rPr>
                      </w:pPr>
                      <w:r>
                        <w:rPr>
                          <w:rFonts w:cs="Tahoma"/>
                          <w:sz w:val="28"/>
                          <w:szCs w:val="28"/>
                        </w:rPr>
                        <w:t>Dr</w:t>
                      </w:r>
                      <w:r w:rsidR="00FB15D6" w:rsidRPr="00FB15D6">
                        <w:rPr>
                          <w:rFonts w:cs="Tahoma"/>
                          <w:sz w:val="28"/>
                          <w:szCs w:val="28"/>
                        </w:rPr>
                        <w:t xml:space="preserve">. </w:t>
                      </w:r>
                      <w:r>
                        <w:rPr>
                          <w:rFonts w:cs="Tahoma"/>
                          <w:sz w:val="28"/>
                          <w:szCs w:val="28"/>
                        </w:rPr>
                        <w:t>Omar DIOP</w:t>
                      </w:r>
                    </w:p>
                    <w:p w14:paraId="2C2A20C7" w14:textId="77777777" w:rsidR="00FB15D6" w:rsidRDefault="00FB15D6"/>
                  </w:txbxContent>
                </v:textbox>
                <w10:wrap type="square" anchorx="margin"/>
              </v:shape>
            </w:pict>
          </mc:Fallback>
        </mc:AlternateContent>
      </w:r>
      <w:r w:rsidR="00BC6821">
        <w:rPr>
          <w:rFonts w:cs="Tahoma"/>
          <w:sz w:val="36"/>
          <w:szCs w:val="36"/>
        </w:rPr>
        <w:tab/>
      </w:r>
    </w:p>
    <w:p w14:paraId="32FFECEF" w14:textId="1F315D26" w:rsidR="00FB15D6" w:rsidRDefault="00FB15D6" w:rsidP="00BC6821">
      <w:pPr>
        <w:tabs>
          <w:tab w:val="left" w:pos="1128"/>
        </w:tabs>
        <w:rPr>
          <w:rFonts w:cs="Tahoma"/>
          <w:sz w:val="36"/>
          <w:szCs w:val="36"/>
        </w:rPr>
      </w:pPr>
    </w:p>
    <w:p w14:paraId="43CF49DB" w14:textId="0251223E" w:rsidR="00FB15D6" w:rsidRDefault="00FB15D6" w:rsidP="00BC6821">
      <w:pPr>
        <w:tabs>
          <w:tab w:val="left" w:pos="1128"/>
        </w:tabs>
        <w:rPr>
          <w:rFonts w:cs="Tahoma"/>
          <w:sz w:val="36"/>
          <w:szCs w:val="36"/>
        </w:rPr>
      </w:pPr>
    </w:p>
    <w:p w14:paraId="2CB2AA74" w14:textId="77777777" w:rsidR="0010049D" w:rsidRDefault="0010049D" w:rsidP="008174E7">
      <w:pPr>
        <w:tabs>
          <w:tab w:val="left" w:pos="1128"/>
        </w:tabs>
        <w:jc w:val="center"/>
        <w:rPr>
          <w:rFonts w:cs="Tahoma"/>
          <w:sz w:val="36"/>
          <w:szCs w:val="36"/>
        </w:rPr>
      </w:pPr>
    </w:p>
    <w:p w14:paraId="4C5525C8" w14:textId="5D41F98F" w:rsidR="001F4E56" w:rsidRPr="008174E7" w:rsidRDefault="00FB15D6" w:rsidP="008174E7">
      <w:pPr>
        <w:tabs>
          <w:tab w:val="left" w:pos="1128"/>
        </w:tabs>
        <w:jc w:val="center"/>
        <w:rPr>
          <w:rFonts w:cs="Tahoma"/>
          <w:b/>
          <w:bCs/>
          <w:szCs w:val="24"/>
        </w:rPr>
      </w:pPr>
      <w:r w:rsidRPr="00FB15D6">
        <w:rPr>
          <w:rFonts w:cs="Tahoma"/>
          <w:b/>
          <w:bCs/>
          <w:szCs w:val="24"/>
        </w:rPr>
        <w:t>J</w:t>
      </w:r>
      <w:r w:rsidR="008174E7">
        <w:rPr>
          <w:rFonts w:cs="Tahoma"/>
          <w:b/>
          <w:bCs/>
          <w:szCs w:val="24"/>
        </w:rPr>
        <w:t>u</w:t>
      </w:r>
      <w:r w:rsidR="00835CF0">
        <w:rPr>
          <w:rFonts w:cs="Tahoma"/>
          <w:b/>
          <w:bCs/>
          <w:szCs w:val="24"/>
        </w:rPr>
        <w:t>illet</w:t>
      </w:r>
      <w:r w:rsidRPr="00FB15D6">
        <w:rPr>
          <w:rFonts w:cs="Tahoma"/>
          <w:b/>
          <w:bCs/>
          <w:szCs w:val="24"/>
        </w:rPr>
        <w:t xml:space="preserve"> 2025</w:t>
      </w:r>
    </w:p>
    <w:p w14:paraId="6AF1731B" w14:textId="6B665CEE" w:rsidR="004876D3" w:rsidRDefault="00B62547" w:rsidP="00B62547">
      <w:pPr>
        <w:pStyle w:val="Titre1"/>
      </w:pPr>
      <w:bookmarkStart w:id="0" w:name="_Toc189080214"/>
      <w:bookmarkStart w:id="1" w:name="_Toc189081713"/>
      <w:bookmarkStart w:id="2" w:name="_Toc204018092"/>
      <w:bookmarkStart w:id="3" w:name="_Toc204054508"/>
      <w:r>
        <w:lastRenderedPageBreak/>
        <w:t>Sommaire</w:t>
      </w:r>
      <w:bookmarkEnd w:id="0"/>
      <w:bookmarkEnd w:id="1"/>
      <w:bookmarkEnd w:id="2"/>
      <w:bookmarkEnd w:id="3"/>
    </w:p>
    <w:p w14:paraId="023CE00C" w14:textId="30AF461A" w:rsidR="001C0909" w:rsidRDefault="00CC1F2D">
      <w:pPr>
        <w:pStyle w:val="TM1"/>
        <w:tabs>
          <w:tab w:val="right" w:leader="dot" w:pos="9742"/>
        </w:tabs>
        <w:rPr>
          <w:rFonts w:asciiTheme="minorHAnsi" w:eastAsiaTheme="minorEastAsia" w:hAnsiTheme="minorHAnsi"/>
          <w:noProof/>
          <w:sz w:val="22"/>
          <w:lang w:eastAsia="fr-FR"/>
        </w:rPr>
      </w:pPr>
      <w:r>
        <w:fldChar w:fldCharType="begin"/>
      </w:r>
      <w:r>
        <w:instrText xml:space="preserve"> TOC \o "1-2" \h \z \u </w:instrText>
      </w:r>
      <w:r>
        <w:fldChar w:fldCharType="separate"/>
      </w:r>
      <w:hyperlink w:anchor="_Toc204054508" w:history="1">
        <w:r w:rsidR="001C0909" w:rsidRPr="008D3B2D">
          <w:rPr>
            <w:rStyle w:val="Lienhypertexte"/>
            <w:noProof/>
          </w:rPr>
          <w:t>Sommaire</w:t>
        </w:r>
        <w:r w:rsidR="001C0909">
          <w:rPr>
            <w:noProof/>
            <w:webHidden/>
          </w:rPr>
          <w:tab/>
        </w:r>
        <w:r w:rsidR="001C0909">
          <w:rPr>
            <w:noProof/>
            <w:webHidden/>
          </w:rPr>
          <w:fldChar w:fldCharType="begin"/>
        </w:r>
        <w:r w:rsidR="001C0909">
          <w:rPr>
            <w:noProof/>
            <w:webHidden/>
          </w:rPr>
          <w:instrText xml:space="preserve"> PAGEREF _Toc204054508 \h </w:instrText>
        </w:r>
        <w:r w:rsidR="001C0909">
          <w:rPr>
            <w:noProof/>
            <w:webHidden/>
          </w:rPr>
        </w:r>
        <w:r w:rsidR="001C0909">
          <w:rPr>
            <w:noProof/>
            <w:webHidden/>
          </w:rPr>
          <w:fldChar w:fldCharType="separate"/>
        </w:r>
        <w:r w:rsidR="00082C4D">
          <w:rPr>
            <w:noProof/>
            <w:webHidden/>
          </w:rPr>
          <w:t>2</w:t>
        </w:r>
        <w:r w:rsidR="001C0909">
          <w:rPr>
            <w:noProof/>
            <w:webHidden/>
          </w:rPr>
          <w:fldChar w:fldCharType="end"/>
        </w:r>
      </w:hyperlink>
    </w:p>
    <w:p w14:paraId="746BE54D" w14:textId="7B53E638" w:rsidR="001C0909" w:rsidRDefault="00D10E68">
      <w:pPr>
        <w:pStyle w:val="TM1"/>
        <w:tabs>
          <w:tab w:val="right" w:leader="dot" w:pos="9742"/>
        </w:tabs>
        <w:rPr>
          <w:rFonts w:asciiTheme="minorHAnsi" w:eastAsiaTheme="minorEastAsia" w:hAnsiTheme="minorHAnsi"/>
          <w:noProof/>
          <w:sz w:val="22"/>
          <w:lang w:eastAsia="fr-FR"/>
        </w:rPr>
      </w:pPr>
      <w:hyperlink w:anchor="_Toc204054509" w:history="1">
        <w:r w:rsidR="001C0909" w:rsidRPr="008D3B2D">
          <w:rPr>
            <w:rStyle w:val="Lienhypertexte"/>
            <w:noProof/>
          </w:rPr>
          <w:t>Liste des sigles</w:t>
        </w:r>
        <w:r w:rsidR="001C0909">
          <w:rPr>
            <w:noProof/>
            <w:webHidden/>
          </w:rPr>
          <w:tab/>
        </w:r>
        <w:r w:rsidR="001C0909">
          <w:rPr>
            <w:noProof/>
            <w:webHidden/>
          </w:rPr>
          <w:fldChar w:fldCharType="begin"/>
        </w:r>
        <w:r w:rsidR="001C0909">
          <w:rPr>
            <w:noProof/>
            <w:webHidden/>
          </w:rPr>
          <w:instrText xml:space="preserve"> PAGEREF _Toc204054509 \h </w:instrText>
        </w:r>
        <w:r w:rsidR="001C0909">
          <w:rPr>
            <w:noProof/>
            <w:webHidden/>
          </w:rPr>
        </w:r>
        <w:r w:rsidR="001C0909">
          <w:rPr>
            <w:noProof/>
            <w:webHidden/>
          </w:rPr>
          <w:fldChar w:fldCharType="separate"/>
        </w:r>
        <w:r w:rsidR="00082C4D">
          <w:rPr>
            <w:noProof/>
            <w:webHidden/>
          </w:rPr>
          <w:t>3</w:t>
        </w:r>
        <w:r w:rsidR="001C0909">
          <w:rPr>
            <w:noProof/>
            <w:webHidden/>
          </w:rPr>
          <w:fldChar w:fldCharType="end"/>
        </w:r>
      </w:hyperlink>
    </w:p>
    <w:p w14:paraId="6A48BCF9" w14:textId="7BC934EB" w:rsidR="001C0909" w:rsidRDefault="00D10E68">
      <w:pPr>
        <w:pStyle w:val="TM1"/>
        <w:tabs>
          <w:tab w:val="right" w:leader="dot" w:pos="9742"/>
        </w:tabs>
        <w:rPr>
          <w:rFonts w:asciiTheme="minorHAnsi" w:eastAsiaTheme="minorEastAsia" w:hAnsiTheme="minorHAnsi"/>
          <w:noProof/>
          <w:sz w:val="22"/>
          <w:lang w:eastAsia="fr-FR"/>
        </w:rPr>
      </w:pPr>
      <w:hyperlink w:anchor="_Toc204054510" w:history="1">
        <w:r w:rsidR="001C0909" w:rsidRPr="008D3B2D">
          <w:rPr>
            <w:rStyle w:val="Lienhypertexte"/>
            <w:noProof/>
          </w:rPr>
          <w:t>Introduction</w:t>
        </w:r>
        <w:r w:rsidR="001C0909">
          <w:rPr>
            <w:noProof/>
            <w:webHidden/>
          </w:rPr>
          <w:tab/>
        </w:r>
        <w:r w:rsidR="001C0909">
          <w:rPr>
            <w:noProof/>
            <w:webHidden/>
          </w:rPr>
          <w:fldChar w:fldCharType="begin"/>
        </w:r>
        <w:r w:rsidR="001C0909">
          <w:rPr>
            <w:noProof/>
            <w:webHidden/>
          </w:rPr>
          <w:instrText xml:space="preserve"> PAGEREF _Toc204054510 \h </w:instrText>
        </w:r>
        <w:r w:rsidR="001C0909">
          <w:rPr>
            <w:noProof/>
            <w:webHidden/>
          </w:rPr>
        </w:r>
        <w:r w:rsidR="001C0909">
          <w:rPr>
            <w:noProof/>
            <w:webHidden/>
          </w:rPr>
          <w:fldChar w:fldCharType="separate"/>
        </w:r>
        <w:r w:rsidR="00082C4D">
          <w:rPr>
            <w:noProof/>
            <w:webHidden/>
          </w:rPr>
          <w:t>4</w:t>
        </w:r>
        <w:r w:rsidR="001C0909">
          <w:rPr>
            <w:noProof/>
            <w:webHidden/>
          </w:rPr>
          <w:fldChar w:fldCharType="end"/>
        </w:r>
      </w:hyperlink>
    </w:p>
    <w:p w14:paraId="038692EC" w14:textId="2D84B8D6" w:rsidR="001C0909" w:rsidRDefault="00D10E68">
      <w:pPr>
        <w:pStyle w:val="TM1"/>
        <w:tabs>
          <w:tab w:val="left" w:pos="480"/>
          <w:tab w:val="right" w:leader="dot" w:pos="9742"/>
        </w:tabs>
        <w:rPr>
          <w:rFonts w:asciiTheme="minorHAnsi" w:eastAsiaTheme="minorEastAsia" w:hAnsiTheme="minorHAnsi"/>
          <w:noProof/>
          <w:sz w:val="22"/>
          <w:lang w:eastAsia="fr-FR"/>
        </w:rPr>
      </w:pPr>
      <w:hyperlink w:anchor="_Toc204054511" w:history="1">
        <w:r w:rsidR="001C0909" w:rsidRPr="008D3B2D">
          <w:rPr>
            <w:rStyle w:val="Lienhypertexte"/>
            <w:noProof/>
          </w:rPr>
          <w:t>I.</w:t>
        </w:r>
        <w:r w:rsidR="001C0909">
          <w:rPr>
            <w:rFonts w:asciiTheme="minorHAnsi" w:eastAsiaTheme="minorEastAsia" w:hAnsiTheme="minorHAnsi"/>
            <w:noProof/>
            <w:sz w:val="22"/>
            <w:lang w:eastAsia="fr-FR"/>
          </w:rPr>
          <w:tab/>
        </w:r>
        <w:r w:rsidR="001C0909" w:rsidRPr="008D3B2D">
          <w:rPr>
            <w:rStyle w:val="Lienhypertexte"/>
            <w:noProof/>
          </w:rPr>
          <w:t>Cadre Concept</w:t>
        </w:r>
        <w:r w:rsidR="001C0909" w:rsidRPr="008D3B2D">
          <w:rPr>
            <w:rStyle w:val="Lienhypertexte"/>
            <w:noProof/>
          </w:rPr>
          <w:t>u</w:t>
        </w:r>
        <w:r w:rsidR="001C0909" w:rsidRPr="008D3B2D">
          <w:rPr>
            <w:rStyle w:val="Lienhypertexte"/>
            <w:noProof/>
          </w:rPr>
          <w:t>el et théorique</w:t>
        </w:r>
        <w:r w:rsidR="001C0909">
          <w:rPr>
            <w:noProof/>
            <w:webHidden/>
          </w:rPr>
          <w:tab/>
        </w:r>
        <w:r w:rsidR="001C0909">
          <w:rPr>
            <w:noProof/>
            <w:webHidden/>
          </w:rPr>
          <w:fldChar w:fldCharType="begin"/>
        </w:r>
        <w:r w:rsidR="001C0909">
          <w:rPr>
            <w:noProof/>
            <w:webHidden/>
          </w:rPr>
          <w:instrText xml:space="preserve"> PAGEREF _Toc204054511 \h </w:instrText>
        </w:r>
        <w:r w:rsidR="001C0909">
          <w:rPr>
            <w:noProof/>
            <w:webHidden/>
          </w:rPr>
        </w:r>
        <w:r w:rsidR="001C0909">
          <w:rPr>
            <w:noProof/>
            <w:webHidden/>
          </w:rPr>
          <w:fldChar w:fldCharType="separate"/>
        </w:r>
        <w:r w:rsidR="00082C4D">
          <w:rPr>
            <w:noProof/>
            <w:webHidden/>
          </w:rPr>
          <w:t>5</w:t>
        </w:r>
        <w:r w:rsidR="001C0909">
          <w:rPr>
            <w:noProof/>
            <w:webHidden/>
          </w:rPr>
          <w:fldChar w:fldCharType="end"/>
        </w:r>
      </w:hyperlink>
    </w:p>
    <w:p w14:paraId="5CBF21E1" w14:textId="23EA9941" w:rsidR="001C0909" w:rsidRDefault="00D10E68">
      <w:pPr>
        <w:pStyle w:val="TM1"/>
        <w:tabs>
          <w:tab w:val="left" w:pos="480"/>
          <w:tab w:val="right" w:leader="dot" w:pos="9742"/>
        </w:tabs>
        <w:rPr>
          <w:rFonts w:asciiTheme="minorHAnsi" w:eastAsiaTheme="minorEastAsia" w:hAnsiTheme="minorHAnsi"/>
          <w:noProof/>
          <w:sz w:val="22"/>
          <w:lang w:eastAsia="fr-FR"/>
        </w:rPr>
      </w:pPr>
      <w:hyperlink w:anchor="_Toc204054512" w:history="1">
        <w:r w:rsidR="001C0909" w:rsidRPr="008D3B2D">
          <w:rPr>
            <w:rStyle w:val="Lienhypertexte"/>
            <w:noProof/>
          </w:rPr>
          <w:t>II.</w:t>
        </w:r>
        <w:r w:rsidR="001C0909">
          <w:rPr>
            <w:rFonts w:asciiTheme="minorHAnsi" w:eastAsiaTheme="minorEastAsia" w:hAnsiTheme="minorHAnsi"/>
            <w:noProof/>
            <w:sz w:val="22"/>
            <w:lang w:eastAsia="fr-FR"/>
          </w:rPr>
          <w:tab/>
        </w:r>
        <w:r w:rsidR="001C0909" w:rsidRPr="008D3B2D">
          <w:rPr>
            <w:rStyle w:val="Lienhypertexte"/>
            <w:noProof/>
          </w:rPr>
          <w:t>Collecte et sources de données</w:t>
        </w:r>
        <w:r w:rsidR="001C0909">
          <w:rPr>
            <w:noProof/>
            <w:webHidden/>
          </w:rPr>
          <w:tab/>
        </w:r>
        <w:r w:rsidR="001C0909">
          <w:rPr>
            <w:noProof/>
            <w:webHidden/>
          </w:rPr>
          <w:fldChar w:fldCharType="begin"/>
        </w:r>
        <w:r w:rsidR="001C0909">
          <w:rPr>
            <w:noProof/>
            <w:webHidden/>
          </w:rPr>
          <w:instrText xml:space="preserve"> PAGEREF _Toc204054512 \h </w:instrText>
        </w:r>
        <w:r w:rsidR="001C0909">
          <w:rPr>
            <w:noProof/>
            <w:webHidden/>
          </w:rPr>
        </w:r>
        <w:r w:rsidR="001C0909">
          <w:rPr>
            <w:noProof/>
            <w:webHidden/>
          </w:rPr>
          <w:fldChar w:fldCharType="separate"/>
        </w:r>
        <w:r w:rsidR="00082C4D">
          <w:rPr>
            <w:noProof/>
            <w:webHidden/>
          </w:rPr>
          <w:t>8</w:t>
        </w:r>
        <w:r w:rsidR="001C0909">
          <w:rPr>
            <w:noProof/>
            <w:webHidden/>
          </w:rPr>
          <w:fldChar w:fldCharType="end"/>
        </w:r>
      </w:hyperlink>
    </w:p>
    <w:p w14:paraId="2B838CC8" w14:textId="57B688E7" w:rsidR="001C0909" w:rsidRDefault="00D10E68">
      <w:pPr>
        <w:pStyle w:val="TM1"/>
        <w:tabs>
          <w:tab w:val="left" w:pos="720"/>
          <w:tab w:val="right" w:leader="dot" w:pos="9742"/>
        </w:tabs>
        <w:rPr>
          <w:rFonts w:asciiTheme="minorHAnsi" w:eastAsiaTheme="minorEastAsia" w:hAnsiTheme="minorHAnsi"/>
          <w:noProof/>
          <w:sz w:val="22"/>
          <w:lang w:eastAsia="fr-FR"/>
        </w:rPr>
      </w:pPr>
      <w:hyperlink w:anchor="_Toc204054513" w:history="1">
        <w:r w:rsidR="001C0909" w:rsidRPr="008D3B2D">
          <w:rPr>
            <w:rStyle w:val="Lienhypertexte"/>
            <w:noProof/>
          </w:rPr>
          <w:t>III.</w:t>
        </w:r>
        <w:r w:rsidR="001C0909">
          <w:rPr>
            <w:rFonts w:asciiTheme="minorHAnsi" w:eastAsiaTheme="minorEastAsia" w:hAnsiTheme="minorHAnsi"/>
            <w:noProof/>
            <w:sz w:val="22"/>
            <w:lang w:eastAsia="fr-FR"/>
          </w:rPr>
          <w:tab/>
        </w:r>
        <w:r w:rsidR="001C0909" w:rsidRPr="008D3B2D">
          <w:rPr>
            <w:rStyle w:val="Lienhypertexte"/>
            <w:noProof/>
          </w:rPr>
          <w:t>Méthodologie technique</w:t>
        </w:r>
        <w:r w:rsidR="001C0909">
          <w:rPr>
            <w:noProof/>
            <w:webHidden/>
          </w:rPr>
          <w:tab/>
        </w:r>
        <w:r w:rsidR="001C0909">
          <w:rPr>
            <w:noProof/>
            <w:webHidden/>
          </w:rPr>
          <w:fldChar w:fldCharType="begin"/>
        </w:r>
        <w:r w:rsidR="001C0909">
          <w:rPr>
            <w:noProof/>
            <w:webHidden/>
          </w:rPr>
          <w:instrText xml:space="preserve"> PAGEREF _Toc204054513 \h </w:instrText>
        </w:r>
        <w:r w:rsidR="001C0909">
          <w:rPr>
            <w:noProof/>
            <w:webHidden/>
          </w:rPr>
        </w:r>
        <w:r w:rsidR="001C0909">
          <w:rPr>
            <w:noProof/>
            <w:webHidden/>
          </w:rPr>
          <w:fldChar w:fldCharType="separate"/>
        </w:r>
        <w:r w:rsidR="00082C4D">
          <w:rPr>
            <w:noProof/>
            <w:webHidden/>
          </w:rPr>
          <w:t>9</w:t>
        </w:r>
        <w:r w:rsidR="001C0909">
          <w:rPr>
            <w:noProof/>
            <w:webHidden/>
          </w:rPr>
          <w:fldChar w:fldCharType="end"/>
        </w:r>
      </w:hyperlink>
    </w:p>
    <w:p w14:paraId="70BC988A" w14:textId="1ECDF288" w:rsidR="001C0909" w:rsidRDefault="00D10E68">
      <w:pPr>
        <w:pStyle w:val="TM1"/>
        <w:tabs>
          <w:tab w:val="left" w:pos="720"/>
          <w:tab w:val="right" w:leader="dot" w:pos="9742"/>
        </w:tabs>
        <w:rPr>
          <w:rFonts w:asciiTheme="minorHAnsi" w:eastAsiaTheme="minorEastAsia" w:hAnsiTheme="minorHAnsi"/>
          <w:noProof/>
          <w:sz w:val="22"/>
          <w:lang w:eastAsia="fr-FR"/>
        </w:rPr>
      </w:pPr>
      <w:hyperlink w:anchor="_Toc204054514" w:history="1">
        <w:r w:rsidR="001C0909" w:rsidRPr="008D3B2D">
          <w:rPr>
            <w:rStyle w:val="Lienhypertexte"/>
            <w:noProof/>
          </w:rPr>
          <w:t>IV.</w:t>
        </w:r>
        <w:r w:rsidR="001C0909">
          <w:rPr>
            <w:rFonts w:asciiTheme="minorHAnsi" w:eastAsiaTheme="minorEastAsia" w:hAnsiTheme="minorHAnsi"/>
            <w:noProof/>
            <w:sz w:val="22"/>
            <w:lang w:eastAsia="fr-FR"/>
          </w:rPr>
          <w:tab/>
        </w:r>
        <w:r w:rsidR="001C0909" w:rsidRPr="008D3B2D">
          <w:rPr>
            <w:rStyle w:val="Lienhypertexte"/>
            <w:noProof/>
          </w:rPr>
          <w:t>Modélisation pour la prédiction des temps de trajets</w:t>
        </w:r>
        <w:r w:rsidR="001C0909">
          <w:rPr>
            <w:noProof/>
            <w:webHidden/>
          </w:rPr>
          <w:tab/>
        </w:r>
        <w:r w:rsidR="001C0909">
          <w:rPr>
            <w:noProof/>
            <w:webHidden/>
          </w:rPr>
          <w:fldChar w:fldCharType="begin"/>
        </w:r>
        <w:r w:rsidR="001C0909">
          <w:rPr>
            <w:noProof/>
            <w:webHidden/>
          </w:rPr>
          <w:instrText xml:space="preserve"> PAGEREF _Toc204054514 \h </w:instrText>
        </w:r>
        <w:r w:rsidR="001C0909">
          <w:rPr>
            <w:noProof/>
            <w:webHidden/>
          </w:rPr>
        </w:r>
        <w:r w:rsidR="001C0909">
          <w:rPr>
            <w:noProof/>
            <w:webHidden/>
          </w:rPr>
          <w:fldChar w:fldCharType="separate"/>
        </w:r>
        <w:r w:rsidR="00082C4D">
          <w:rPr>
            <w:noProof/>
            <w:webHidden/>
          </w:rPr>
          <w:t>10</w:t>
        </w:r>
        <w:r w:rsidR="001C0909">
          <w:rPr>
            <w:noProof/>
            <w:webHidden/>
          </w:rPr>
          <w:fldChar w:fldCharType="end"/>
        </w:r>
      </w:hyperlink>
    </w:p>
    <w:p w14:paraId="0E34D5B4" w14:textId="2B11988C" w:rsidR="001C0909" w:rsidRDefault="00D10E68">
      <w:pPr>
        <w:pStyle w:val="TM1"/>
        <w:tabs>
          <w:tab w:val="left" w:pos="720"/>
          <w:tab w:val="right" w:leader="dot" w:pos="9742"/>
        </w:tabs>
        <w:rPr>
          <w:rFonts w:asciiTheme="minorHAnsi" w:eastAsiaTheme="minorEastAsia" w:hAnsiTheme="minorHAnsi"/>
          <w:noProof/>
          <w:sz w:val="22"/>
          <w:lang w:eastAsia="fr-FR"/>
        </w:rPr>
      </w:pPr>
      <w:hyperlink w:anchor="_Toc204054515" w:history="1">
        <w:r w:rsidR="001C0909" w:rsidRPr="008D3B2D">
          <w:rPr>
            <w:rStyle w:val="Lienhypertexte"/>
            <w:noProof/>
          </w:rPr>
          <w:t>VI.</w:t>
        </w:r>
        <w:r w:rsidR="001C0909">
          <w:rPr>
            <w:rFonts w:asciiTheme="minorHAnsi" w:eastAsiaTheme="minorEastAsia" w:hAnsiTheme="minorHAnsi"/>
            <w:noProof/>
            <w:sz w:val="22"/>
            <w:lang w:eastAsia="fr-FR"/>
          </w:rPr>
          <w:tab/>
        </w:r>
        <w:r w:rsidR="001C0909" w:rsidRPr="008D3B2D">
          <w:rPr>
            <w:rStyle w:val="Lienhypertexte"/>
            <w:noProof/>
          </w:rPr>
          <w:t>Résultats et analyse</w:t>
        </w:r>
        <w:r w:rsidR="001C0909">
          <w:rPr>
            <w:noProof/>
            <w:webHidden/>
          </w:rPr>
          <w:tab/>
        </w:r>
        <w:r w:rsidR="001C0909">
          <w:rPr>
            <w:noProof/>
            <w:webHidden/>
          </w:rPr>
          <w:fldChar w:fldCharType="begin"/>
        </w:r>
        <w:r w:rsidR="001C0909">
          <w:rPr>
            <w:noProof/>
            <w:webHidden/>
          </w:rPr>
          <w:instrText xml:space="preserve"> PAGEREF _Toc204054515 \h </w:instrText>
        </w:r>
        <w:r w:rsidR="001C0909">
          <w:rPr>
            <w:noProof/>
            <w:webHidden/>
          </w:rPr>
        </w:r>
        <w:r w:rsidR="001C0909">
          <w:rPr>
            <w:noProof/>
            <w:webHidden/>
          </w:rPr>
          <w:fldChar w:fldCharType="separate"/>
        </w:r>
        <w:r w:rsidR="00082C4D">
          <w:rPr>
            <w:noProof/>
            <w:webHidden/>
          </w:rPr>
          <w:t>14</w:t>
        </w:r>
        <w:r w:rsidR="001C0909">
          <w:rPr>
            <w:noProof/>
            <w:webHidden/>
          </w:rPr>
          <w:fldChar w:fldCharType="end"/>
        </w:r>
      </w:hyperlink>
    </w:p>
    <w:p w14:paraId="1BF71FB4" w14:textId="304893D7" w:rsidR="001C0909" w:rsidRDefault="00D10E68">
      <w:pPr>
        <w:pStyle w:val="TM1"/>
        <w:tabs>
          <w:tab w:val="right" w:leader="dot" w:pos="9742"/>
        </w:tabs>
        <w:rPr>
          <w:rFonts w:asciiTheme="minorHAnsi" w:eastAsiaTheme="minorEastAsia" w:hAnsiTheme="minorHAnsi"/>
          <w:noProof/>
          <w:sz w:val="22"/>
          <w:lang w:eastAsia="fr-FR"/>
        </w:rPr>
      </w:pPr>
      <w:hyperlink w:anchor="_Toc204054516" w:history="1">
        <w:r w:rsidR="001C0909" w:rsidRPr="008D3B2D">
          <w:rPr>
            <w:rStyle w:val="Lienhypertexte"/>
            <w:noProof/>
          </w:rPr>
          <w:t>Conclusion</w:t>
        </w:r>
        <w:r w:rsidR="001C0909">
          <w:rPr>
            <w:noProof/>
            <w:webHidden/>
          </w:rPr>
          <w:tab/>
        </w:r>
        <w:r w:rsidR="001C0909">
          <w:rPr>
            <w:noProof/>
            <w:webHidden/>
          </w:rPr>
          <w:fldChar w:fldCharType="begin"/>
        </w:r>
        <w:r w:rsidR="001C0909">
          <w:rPr>
            <w:noProof/>
            <w:webHidden/>
          </w:rPr>
          <w:instrText xml:space="preserve"> PAGEREF _Toc204054516 \h </w:instrText>
        </w:r>
        <w:r w:rsidR="001C0909">
          <w:rPr>
            <w:noProof/>
            <w:webHidden/>
          </w:rPr>
        </w:r>
        <w:r w:rsidR="001C0909">
          <w:rPr>
            <w:noProof/>
            <w:webHidden/>
          </w:rPr>
          <w:fldChar w:fldCharType="separate"/>
        </w:r>
        <w:r w:rsidR="00082C4D">
          <w:rPr>
            <w:noProof/>
            <w:webHidden/>
          </w:rPr>
          <w:t>15</w:t>
        </w:r>
        <w:r w:rsidR="001C0909">
          <w:rPr>
            <w:noProof/>
            <w:webHidden/>
          </w:rPr>
          <w:fldChar w:fldCharType="end"/>
        </w:r>
      </w:hyperlink>
    </w:p>
    <w:p w14:paraId="7287F08A" w14:textId="54F1F516" w:rsidR="001C0909" w:rsidRDefault="00D10E68">
      <w:pPr>
        <w:pStyle w:val="TM1"/>
        <w:tabs>
          <w:tab w:val="right" w:leader="dot" w:pos="9742"/>
        </w:tabs>
        <w:rPr>
          <w:rFonts w:asciiTheme="minorHAnsi" w:eastAsiaTheme="minorEastAsia" w:hAnsiTheme="minorHAnsi"/>
          <w:noProof/>
          <w:sz w:val="22"/>
          <w:lang w:eastAsia="fr-FR"/>
        </w:rPr>
      </w:pPr>
      <w:hyperlink w:anchor="_Toc204054517" w:history="1">
        <w:r w:rsidR="001C0909" w:rsidRPr="008D3B2D">
          <w:rPr>
            <w:rStyle w:val="Lienhypertexte"/>
            <w:noProof/>
          </w:rPr>
          <w:t>Références et bibliographie</w:t>
        </w:r>
        <w:r w:rsidR="001C0909">
          <w:rPr>
            <w:noProof/>
            <w:webHidden/>
          </w:rPr>
          <w:tab/>
        </w:r>
        <w:r w:rsidR="001C0909">
          <w:rPr>
            <w:noProof/>
            <w:webHidden/>
          </w:rPr>
          <w:fldChar w:fldCharType="begin"/>
        </w:r>
        <w:r w:rsidR="001C0909">
          <w:rPr>
            <w:noProof/>
            <w:webHidden/>
          </w:rPr>
          <w:instrText xml:space="preserve"> PAGEREF _Toc204054517 \h </w:instrText>
        </w:r>
        <w:r w:rsidR="001C0909">
          <w:rPr>
            <w:noProof/>
            <w:webHidden/>
          </w:rPr>
        </w:r>
        <w:r w:rsidR="001C0909">
          <w:rPr>
            <w:noProof/>
            <w:webHidden/>
          </w:rPr>
          <w:fldChar w:fldCharType="separate"/>
        </w:r>
        <w:r w:rsidR="00082C4D">
          <w:rPr>
            <w:noProof/>
            <w:webHidden/>
          </w:rPr>
          <w:t>16</w:t>
        </w:r>
        <w:r w:rsidR="001C0909">
          <w:rPr>
            <w:noProof/>
            <w:webHidden/>
          </w:rPr>
          <w:fldChar w:fldCharType="end"/>
        </w:r>
      </w:hyperlink>
    </w:p>
    <w:p w14:paraId="6978CE51" w14:textId="6423C828" w:rsidR="00DD38FD" w:rsidRDefault="00CC1F2D" w:rsidP="009902F8">
      <w:r>
        <w:fldChar w:fldCharType="end"/>
      </w:r>
      <w:bookmarkStart w:id="4" w:name="_Toc189080217"/>
      <w:bookmarkStart w:id="5" w:name="_Toc189081716"/>
      <w:r w:rsidR="009902F8">
        <w:br w:type="page"/>
      </w:r>
    </w:p>
    <w:p w14:paraId="4B3C5018" w14:textId="11CEA8EA" w:rsidR="001C0909" w:rsidRPr="001C0909" w:rsidRDefault="00057CBE" w:rsidP="001C0909">
      <w:pPr>
        <w:pStyle w:val="Titre1"/>
        <w:spacing w:line="360" w:lineRule="auto"/>
      </w:pPr>
      <w:bookmarkStart w:id="6" w:name="_Toc204018094"/>
      <w:bookmarkStart w:id="7" w:name="_Toc204054509"/>
      <w:r>
        <w:lastRenderedPageBreak/>
        <w:t>Liste des sigles</w:t>
      </w:r>
      <w:bookmarkEnd w:id="4"/>
      <w:bookmarkEnd w:id="5"/>
      <w:bookmarkEnd w:id="6"/>
      <w:bookmarkEnd w:id="7"/>
    </w:p>
    <w:tbl>
      <w:tblPr>
        <w:tblW w:w="9762" w:type="dxa"/>
        <w:tblCellSpacing w:w="15" w:type="dxa"/>
        <w:tblCellMar>
          <w:top w:w="15" w:type="dxa"/>
          <w:left w:w="15" w:type="dxa"/>
          <w:bottom w:w="15" w:type="dxa"/>
          <w:right w:w="15" w:type="dxa"/>
        </w:tblCellMar>
        <w:tblLook w:val="04A0" w:firstRow="1" w:lastRow="0" w:firstColumn="1" w:lastColumn="0" w:noHBand="0" w:noVBand="1"/>
      </w:tblPr>
      <w:tblGrid>
        <w:gridCol w:w="1702"/>
        <w:gridCol w:w="8060"/>
      </w:tblGrid>
      <w:tr w:rsidR="001C0909" w14:paraId="6F66554B" w14:textId="77777777" w:rsidTr="001C0909">
        <w:trPr>
          <w:trHeight w:val="482"/>
          <w:tblCellSpacing w:w="15" w:type="dxa"/>
        </w:trPr>
        <w:tc>
          <w:tcPr>
            <w:tcW w:w="0" w:type="auto"/>
            <w:vAlign w:val="center"/>
            <w:hideMark/>
          </w:tcPr>
          <w:p w14:paraId="7EA3FCF8" w14:textId="77777777" w:rsidR="001C0909" w:rsidRDefault="001C0909" w:rsidP="001C0909">
            <w:pPr>
              <w:pStyle w:val="NormalWeb"/>
              <w:spacing w:line="360" w:lineRule="auto"/>
              <w:jc w:val="center"/>
              <w:rPr>
                <w:b/>
                <w:bCs/>
              </w:rPr>
            </w:pPr>
            <w:r>
              <w:rPr>
                <w:b/>
                <w:bCs/>
              </w:rPr>
              <w:t>Sigles</w:t>
            </w:r>
          </w:p>
        </w:tc>
        <w:tc>
          <w:tcPr>
            <w:tcW w:w="0" w:type="auto"/>
            <w:vAlign w:val="center"/>
            <w:hideMark/>
          </w:tcPr>
          <w:p w14:paraId="742CA296" w14:textId="77777777" w:rsidR="001C0909" w:rsidRDefault="001C0909" w:rsidP="001C0909">
            <w:pPr>
              <w:pStyle w:val="NormalWeb"/>
              <w:spacing w:line="360" w:lineRule="auto"/>
              <w:jc w:val="center"/>
              <w:rPr>
                <w:b/>
                <w:bCs/>
              </w:rPr>
            </w:pPr>
            <w:r>
              <w:rPr>
                <w:b/>
                <w:bCs/>
              </w:rPr>
              <w:t>Signification</w:t>
            </w:r>
          </w:p>
        </w:tc>
      </w:tr>
      <w:tr w:rsidR="001C0909" w14:paraId="24B9BE76" w14:textId="77777777" w:rsidTr="001C0909">
        <w:trPr>
          <w:trHeight w:val="482"/>
          <w:tblCellSpacing w:w="15" w:type="dxa"/>
        </w:trPr>
        <w:tc>
          <w:tcPr>
            <w:tcW w:w="0" w:type="auto"/>
            <w:vAlign w:val="center"/>
            <w:hideMark/>
          </w:tcPr>
          <w:p w14:paraId="43E30160" w14:textId="77777777" w:rsidR="001C0909" w:rsidRDefault="001C0909" w:rsidP="001C0909">
            <w:pPr>
              <w:pStyle w:val="NormalWeb"/>
              <w:spacing w:line="360" w:lineRule="auto"/>
            </w:pPr>
            <w:r>
              <w:t>API</w:t>
            </w:r>
          </w:p>
        </w:tc>
        <w:tc>
          <w:tcPr>
            <w:tcW w:w="0" w:type="auto"/>
            <w:vAlign w:val="center"/>
            <w:hideMark/>
          </w:tcPr>
          <w:p w14:paraId="76B8A5B3" w14:textId="77777777" w:rsidR="001C0909" w:rsidRDefault="001C0909" w:rsidP="001C0909">
            <w:pPr>
              <w:pStyle w:val="NormalWeb"/>
              <w:spacing w:line="360" w:lineRule="auto"/>
            </w:pPr>
            <w:r>
              <w:t xml:space="preserve">Application </w:t>
            </w:r>
            <w:proofErr w:type="spellStart"/>
            <w:r>
              <w:t>Programming</w:t>
            </w:r>
            <w:proofErr w:type="spellEnd"/>
            <w:r>
              <w:t xml:space="preserve"> Interface</w:t>
            </w:r>
          </w:p>
        </w:tc>
      </w:tr>
      <w:tr w:rsidR="001C0909" w14:paraId="0E55DCED" w14:textId="77777777" w:rsidTr="001C0909">
        <w:trPr>
          <w:trHeight w:val="482"/>
          <w:tblCellSpacing w:w="15" w:type="dxa"/>
        </w:trPr>
        <w:tc>
          <w:tcPr>
            <w:tcW w:w="0" w:type="auto"/>
            <w:vAlign w:val="center"/>
            <w:hideMark/>
          </w:tcPr>
          <w:p w14:paraId="04CC8738" w14:textId="77777777" w:rsidR="001C0909" w:rsidRDefault="001C0909" w:rsidP="001C0909">
            <w:pPr>
              <w:pStyle w:val="NormalWeb"/>
              <w:spacing w:line="360" w:lineRule="auto"/>
            </w:pPr>
            <w:r>
              <w:t>CETUD</w:t>
            </w:r>
          </w:p>
        </w:tc>
        <w:tc>
          <w:tcPr>
            <w:tcW w:w="0" w:type="auto"/>
            <w:vAlign w:val="center"/>
            <w:hideMark/>
          </w:tcPr>
          <w:p w14:paraId="356C145C" w14:textId="77777777" w:rsidR="001C0909" w:rsidRDefault="001C0909" w:rsidP="001C0909">
            <w:pPr>
              <w:pStyle w:val="NormalWeb"/>
              <w:spacing w:line="360" w:lineRule="auto"/>
            </w:pPr>
            <w:r>
              <w:t>Conseil Exécutif des Transports Urbains de Dakar</w:t>
            </w:r>
          </w:p>
        </w:tc>
      </w:tr>
      <w:tr w:rsidR="001C0909" w14:paraId="339CDBEE" w14:textId="77777777" w:rsidTr="001C0909">
        <w:trPr>
          <w:trHeight w:val="482"/>
          <w:tblCellSpacing w:w="15" w:type="dxa"/>
        </w:trPr>
        <w:tc>
          <w:tcPr>
            <w:tcW w:w="0" w:type="auto"/>
            <w:vAlign w:val="center"/>
            <w:hideMark/>
          </w:tcPr>
          <w:p w14:paraId="0F0918DD" w14:textId="77777777" w:rsidR="001C0909" w:rsidRDefault="001C0909" w:rsidP="001C0909">
            <w:pPr>
              <w:pStyle w:val="NormalWeb"/>
              <w:spacing w:line="360" w:lineRule="auto"/>
            </w:pPr>
            <w:r>
              <w:t>GPS</w:t>
            </w:r>
          </w:p>
        </w:tc>
        <w:tc>
          <w:tcPr>
            <w:tcW w:w="0" w:type="auto"/>
            <w:vAlign w:val="center"/>
            <w:hideMark/>
          </w:tcPr>
          <w:p w14:paraId="6B0B8291" w14:textId="77777777" w:rsidR="001C0909" w:rsidRDefault="001C0909" w:rsidP="001C0909">
            <w:pPr>
              <w:pStyle w:val="NormalWeb"/>
              <w:spacing w:line="360" w:lineRule="auto"/>
            </w:pPr>
            <w:r>
              <w:t xml:space="preserve">Global </w:t>
            </w:r>
            <w:proofErr w:type="spellStart"/>
            <w:r>
              <w:t>Positioning</w:t>
            </w:r>
            <w:proofErr w:type="spellEnd"/>
            <w:r>
              <w:t xml:space="preserve"> System</w:t>
            </w:r>
          </w:p>
        </w:tc>
      </w:tr>
      <w:tr w:rsidR="001C0909" w14:paraId="6B494C41" w14:textId="77777777" w:rsidTr="001C0909">
        <w:trPr>
          <w:trHeight w:val="482"/>
          <w:tblCellSpacing w:w="15" w:type="dxa"/>
        </w:trPr>
        <w:tc>
          <w:tcPr>
            <w:tcW w:w="0" w:type="auto"/>
            <w:vAlign w:val="center"/>
            <w:hideMark/>
          </w:tcPr>
          <w:p w14:paraId="23ADF8A1" w14:textId="243F30D7" w:rsidR="001C0909" w:rsidRDefault="001C0909" w:rsidP="001C0909">
            <w:pPr>
              <w:pStyle w:val="NormalWeb"/>
              <w:spacing w:line="360" w:lineRule="auto"/>
            </w:pPr>
            <w:r>
              <w:t>MAE</w:t>
            </w:r>
          </w:p>
        </w:tc>
        <w:tc>
          <w:tcPr>
            <w:tcW w:w="0" w:type="auto"/>
            <w:vAlign w:val="center"/>
            <w:hideMark/>
          </w:tcPr>
          <w:p w14:paraId="6427F0AF" w14:textId="144E932E" w:rsidR="001C0909" w:rsidRDefault="001C0909" w:rsidP="001C0909">
            <w:pPr>
              <w:pStyle w:val="NormalWeb"/>
              <w:spacing w:line="360" w:lineRule="auto"/>
            </w:pPr>
            <w:proofErr w:type="spellStart"/>
            <w:r>
              <w:t>Mean</w:t>
            </w:r>
            <w:proofErr w:type="spellEnd"/>
            <w:r>
              <w:t xml:space="preserve"> </w:t>
            </w:r>
            <w:proofErr w:type="spellStart"/>
            <w:r>
              <w:t>Absolute</w:t>
            </w:r>
            <w:proofErr w:type="spellEnd"/>
            <w:r>
              <w:t xml:space="preserve"> </w:t>
            </w:r>
            <w:proofErr w:type="spellStart"/>
            <w:r>
              <w:t>Error</w:t>
            </w:r>
            <w:proofErr w:type="spellEnd"/>
          </w:p>
        </w:tc>
      </w:tr>
      <w:tr w:rsidR="001C0909" w14:paraId="38D154AC" w14:textId="77777777" w:rsidTr="001C0909">
        <w:trPr>
          <w:trHeight w:val="482"/>
          <w:tblCellSpacing w:w="15" w:type="dxa"/>
        </w:trPr>
        <w:tc>
          <w:tcPr>
            <w:tcW w:w="0" w:type="auto"/>
            <w:vAlign w:val="center"/>
            <w:hideMark/>
          </w:tcPr>
          <w:p w14:paraId="75FF3BEB" w14:textId="7B50E23A" w:rsidR="001C0909" w:rsidRDefault="001C0909" w:rsidP="001C0909">
            <w:pPr>
              <w:pStyle w:val="NormalWeb"/>
              <w:spacing w:line="360" w:lineRule="auto"/>
            </w:pPr>
            <w:proofErr w:type="spellStart"/>
            <w:r>
              <w:t>OSMData</w:t>
            </w:r>
            <w:proofErr w:type="spellEnd"/>
          </w:p>
        </w:tc>
        <w:tc>
          <w:tcPr>
            <w:tcW w:w="0" w:type="auto"/>
            <w:vAlign w:val="center"/>
            <w:hideMark/>
          </w:tcPr>
          <w:p w14:paraId="5BAA8C33" w14:textId="50411DB2" w:rsidR="001C0909" w:rsidRDefault="001C0909" w:rsidP="001C0909">
            <w:pPr>
              <w:pStyle w:val="NormalWeb"/>
              <w:spacing w:line="360" w:lineRule="auto"/>
            </w:pPr>
            <w:proofErr w:type="spellStart"/>
            <w:r>
              <w:t>OpenStreetMap</w:t>
            </w:r>
            <w:proofErr w:type="spellEnd"/>
            <w:r>
              <w:t xml:space="preserve"> Data</w:t>
            </w:r>
          </w:p>
        </w:tc>
      </w:tr>
      <w:tr w:rsidR="001C0909" w14:paraId="69AFA006" w14:textId="77777777" w:rsidTr="001C0909">
        <w:trPr>
          <w:trHeight w:val="482"/>
          <w:tblCellSpacing w:w="15" w:type="dxa"/>
        </w:trPr>
        <w:tc>
          <w:tcPr>
            <w:tcW w:w="0" w:type="auto"/>
            <w:vAlign w:val="center"/>
            <w:hideMark/>
          </w:tcPr>
          <w:p w14:paraId="51AA23A6" w14:textId="0F41B588" w:rsidR="001C0909" w:rsidRDefault="001C0909" w:rsidP="001C0909">
            <w:pPr>
              <w:pStyle w:val="NormalWeb"/>
              <w:spacing w:line="360" w:lineRule="auto"/>
            </w:pPr>
            <w:r>
              <w:t>RMSE</w:t>
            </w:r>
          </w:p>
        </w:tc>
        <w:tc>
          <w:tcPr>
            <w:tcW w:w="0" w:type="auto"/>
            <w:vAlign w:val="center"/>
            <w:hideMark/>
          </w:tcPr>
          <w:p w14:paraId="072676FE" w14:textId="656EE746" w:rsidR="001C0909" w:rsidRDefault="001C0909" w:rsidP="001C0909">
            <w:pPr>
              <w:pStyle w:val="NormalWeb"/>
              <w:spacing w:line="360" w:lineRule="auto"/>
            </w:pPr>
            <w:r>
              <w:t xml:space="preserve">Root </w:t>
            </w:r>
            <w:proofErr w:type="spellStart"/>
            <w:r>
              <w:t>Mean</w:t>
            </w:r>
            <w:proofErr w:type="spellEnd"/>
            <w:r>
              <w:t xml:space="preserve"> Square </w:t>
            </w:r>
            <w:proofErr w:type="spellStart"/>
            <w:r>
              <w:t>Error</w:t>
            </w:r>
            <w:proofErr w:type="spellEnd"/>
          </w:p>
        </w:tc>
      </w:tr>
      <w:tr w:rsidR="001C0909" w14:paraId="225E2FB0" w14:textId="77777777" w:rsidTr="001C0909">
        <w:trPr>
          <w:trHeight w:val="482"/>
          <w:tblCellSpacing w:w="15" w:type="dxa"/>
        </w:trPr>
        <w:tc>
          <w:tcPr>
            <w:tcW w:w="0" w:type="auto"/>
            <w:vAlign w:val="center"/>
            <w:hideMark/>
          </w:tcPr>
          <w:p w14:paraId="119AF766" w14:textId="4B0275BC" w:rsidR="001C0909" w:rsidRDefault="001C0909" w:rsidP="001C0909">
            <w:pPr>
              <w:pStyle w:val="NormalWeb"/>
              <w:spacing w:line="360" w:lineRule="auto"/>
            </w:pPr>
            <w:r>
              <w:t>R²</w:t>
            </w:r>
          </w:p>
        </w:tc>
        <w:tc>
          <w:tcPr>
            <w:tcW w:w="0" w:type="auto"/>
            <w:vAlign w:val="center"/>
            <w:hideMark/>
          </w:tcPr>
          <w:p w14:paraId="0111C925" w14:textId="0DE77584" w:rsidR="001C0909" w:rsidRDefault="001C0909" w:rsidP="001C0909">
            <w:pPr>
              <w:pStyle w:val="NormalWeb"/>
              <w:spacing w:line="360" w:lineRule="auto"/>
            </w:pPr>
            <w:r>
              <w:t>Coefficient de détermination</w:t>
            </w:r>
          </w:p>
        </w:tc>
      </w:tr>
      <w:tr w:rsidR="001C0909" w14:paraId="2D01CC98" w14:textId="77777777" w:rsidTr="001C0909">
        <w:trPr>
          <w:trHeight w:val="482"/>
          <w:tblCellSpacing w:w="15" w:type="dxa"/>
        </w:trPr>
        <w:tc>
          <w:tcPr>
            <w:tcW w:w="0" w:type="auto"/>
            <w:vAlign w:val="center"/>
            <w:hideMark/>
          </w:tcPr>
          <w:p w14:paraId="125842F7" w14:textId="5D7BEE53" w:rsidR="001C0909" w:rsidRDefault="001C0909" w:rsidP="001C0909">
            <w:pPr>
              <w:pStyle w:val="NormalWeb"/>
              <w:spacing w:line="360" w:lineRule="auto"/>
            </w:pPr>
            <w:r>
              <w:t>SVM</w:t>
            </w:r>
          </w:p>
        </w:tc>
        <w:tc>
          <w:tcPr>
            <w:tcW w:w="0" w:type="auto"/>
            <w:vAlign w:val="center"/>
            <w:hideMark/>
          </w:tcPr>
          <w:p w14:paraId="5F0DBC68" w14:textId="2C3EF94F" w:rsidR="001C0909" w:rsidRDefault="001C0909" w:rsidP="001C0909">
            <w:pPr>
              <w:pStyle w:val="NormalWeb"/>
              <w:spacing w:line="360" w:lineRule="auto"/>
            </w:pPr>
            <w:r>
              <w:t xml:space="preserve">Support </w:t>
            </w:r>
            <w:proofErr w:type="spellStart"/>
            <w:r>
              <w:t>Vector</w:t>
            </w:r>
            <w:proofErr w:type="spellEnd"/>
            <w:r>
              <w:t xml:space="preserve"> Machine</w:t>
            </w:r>
          </w:p>
        </w:tc>
      </w:tr>
    </w:tbl>
    <w:p w14:paraId="31DB5C6A" w14:textId="77777777" w:rsidR="001553A6" w:rsidRDefault="001553A6" w:rsidP="00D16EE4"/>
    <w:p w14:paraId="79891596" w14:textId="77777777" w:rsidR="00DD38FD" w:rsidRDefault="00DD38FD" w:rsidP="005323A5">
      <w:pPr>
        <w:pStyle w:val="Titre1"/>
        <w:spacing w:line="360" w:lineRule="auto"/>
      </w:pPr>
      <w:bookmarkStart w:id="8" w:name="_Toc189080222"/>
      <w:bookmarkStart w:id="9" w:name="_Toc189081721"/>
      <w:bookmarkStart w:id="10" w:name="_Hlk201099382"/>
      <w:r>
        <w:br w:type="page"/>
      </w:r>
    </w:p>
    <w:p w14:paraId="6A2A618F" w14:textId="2B58678B" w:rsidR="00927E4E" w:rsidRDefault="001F4E56" w:rsidP="005323A5">
      <w:pPr>
        <w:pStyle w:val="Titre1"/>
        <w:spacing w:line="360" w:lineRule="auto"/>
      </w:pPr>
      <w:bookmarkStart w:id="11" w:name="_Toc204018095"/>
      <w:bookmarkStart w:id="12" w:name="_Toc204054510"/>
      <w:r>
        <w:lastRenderedPageBreak/>
        <w:t>Introduction</w:t>
      </w:r>
      <w:bookmarkEnd w:id="8"/>
      <w:bookmarkEnd w:id="9"/>
      <w:bookmarkEnd w:id="11"/>
      <w:bookmarkEnd w:id="12"/>
    </w:p>
    <w:bookmarkEnd w:id="10"/>
    <w:p w14:paraId="43C56EA1" w14:textId="77777777" w:rsidR="00F4686E" w:rsidRDefault="00F4686E" w:rsidP="00F4686E">
      <w:pPr>
        <w:pStyle w:val="NormalWeb"/>
        <w:spacing w:line="360" w:lineRule="auto"/>
        <w:jc w:val="both"/>
      </w:pPr>
      <w:r>
        <w:t>Les déplacements domicile-travail dans la région dakaroise, particulièrement entre Keur Massar et Dakar, représentent un défi majeur pour les travailleurs en raison de la congestion croissante et de l’allongement des temps de trajet. Ces contraintes affectent non seulement la qualité de vie, mais aussi la productivité et les coûts associés à l’utilisation de véhicules personnels. Dans un contexte où l’urbanisation rapide et la saturation des infrastructures routières exacerbent ces problématiques, il devient impératif d’optimiser les itinéraires pour réduire les durées de trajet tout en tenant compte des contraintes économiques.</w:t>
      </w:r>
    </w:p>
    <w:p w14:paraId="0831E41E" w14:textId="48CF7A2D" w:rsidR="00F4686E" w:rsidRDefault="00F4686E" w:rsidP="00F4686E">
      <w:pPr>
        <w:pStyle w:val="NormalWeb"/>
        <w:spacing w:line="360" w:lineRule="auto"/>
        <w:jc w:val="both"/>
      </w:pPr>
      <w:r>
        <w:t>Cette étude s’inscrit dans une démarche pédagogique visant à répondre à ces enjeux en identifiant des solutions concrètes pour améliorer l’efficacité des déplacements. La problématique centrale se formule ainsi : comment identifier les itinéraires optimaux pour les travailleurs se déplaçant en véhicule personnel entre Keur Massar et Dakar, afin de minimiser le temps de trajet tout en respectant les contraintes de coûts ?</w:t>
      </w:r>
    </w:p>
    <w:p w14:paraId="7D090D44" w14:textId="598EEBF9" w:rsidR="00F4686E" w:rsidRDefault="00F4686E" w:rsidP="00F4686E">
      <w:pPr>
        <w:pStyle w:val="NormalWeb"/>
        <w:spacing w:line="360" w:lineRule="auto"/>
        <w:jc w:val="both"/>
      </w:pPr>
      <w:r>
        <w:t>L’objectif principal de ce projet est ainsi d’analyser et de modéliser les itinéraires optimaux pour réduire significativement la durée des trajets domicile-travail, tout en évaluant les coûts associés (carburant, péages, entretien). Les objectifs spécifiques incluent la modélisation le réseau routier sous forme de graphe mathématique, l’application des algorithmes d’optimisation comme Dijkstra et A* pour identifier les chemins les plus rapides, et la proposition de recommandations pour améliorer les infrastructures et les horaires de départ.</w:t>
      </w:r>
    </w:p>
    <w:p w14:paraId="5F4ED6A6" w14:textId="2209F8F0" w:rsidR="00F4686E" w:rsidRDefault="00F4686E" w:rsidP="00F4686E">
      <w:pPr>
        <w:pStyle w:val="NormalWeb"/>
        <w:spacing w:line="360" w:lineRule="auto"/>
        <w:jc w:val="both"/>
      </w:pPr>
      <w:r>
        <w:t xml:space="preserve">Le cadre d’étude se concentre sur les trajets effectués en véhicule personnel entre Keur Massar, une banlieue en expansion, et le Plateau, centre administratif et économique de Dakar. L’unité statistique est le travailleur individuel effectuant ce trajet quotidiennement. La population étudiée englobe les travailleurs résidant à Keur Massar et se rendant à Dakar, principalement pendant les heures de pointe matinales. Les données, issues d’API comme Google </w:t>
      </w:r>
      <w:proofErr w:type="spellStart"/>
      <w:r>
        <w:t>Maps</w:t>
      </w:r>
      <w:proofErr w:type="spellEnd"/>
      <w:r>
        <w:t>, d’enquêtes de terrain et de sources GPS, permettent une analyse robuste des conditions de trafic et des comportements de déplacement.</w:t>
      </w:r>
    </w:p>
    <w:p w14:paraId="6E8D7C56" w14:textId="082E3C3B" w:rsidR="00F4686E" w:rsidRDefault="00F4686E" w:rsidP="00F4686E">
      <w:pPr>
        <w:pStyle w:val="NormalWeb"/>
        <w:spacing w:line="360" w:lineRule="auto"/>
        <w:jc w:val="both"/>
      </w:pPr>
      <w:r>
        <w:t xml:space="preserve">Pour ce travail, le rapport s’organise comme suit : nous définirons premièrement le cadre conceptuel et les variables d’étude, établissant les bases théoriques, deuxièmement, la question de recherche centrale sera précisée, orientant l’analyse. Ensuite nous détaillerons les sources et la collecte de données, </w:t>
      </w:r>
      <w:r w:rsidR="00504527">
        <w:t>avant d’</w:t>
      </w:r>
      <w:r>
        <w:t>expose</w:t>
      </w:r>
      <w:r w:rsidR="00504527">
        <w:t>r</w:t>
      </w:r>
      <w:r>
        <w:t xml:space="preserve"> la méthodologie technique, incluant la modélisation, les algorithmes et les outils utilisés. </w:t>
      </w:r>
      <w:r w:rsidR="00504527">
        <w:t>Et enfin nous</w:t>
      </w:r>
      <w:r>
        <w:t xml:space="preserve"> présente</w:t>
      </w:r>
      <w:r w:rsidR="00504527">
        <w:t>rons</w:t>
      </w:r>
      <w:r>
        <w:t xml:space="preserve"> les résultats </w:t>
      </w:r>
      <w:r w:rsidR="00504527">
        <w:t>obtenus afin d’</w:t>
      </w:r>
      <w:r>
        <w:t>explore</w:t>
      </w:r>
      <w:r w:rsidR="00504527">
        <w:t>r</w:t>
      </w:r>
      <w:r>
        <w:t xml:space="preserve"> les perspectives d’amélioration des infrastructures et des horaires</w:t>
      </w:r>
      <w:r w:rsidR="00504527">
        <w:t xml:space="preserve"> et conclure </w:t>
      </w:r>
      <w:r>
        <w:t>avec une synthèse et des recommandations pour les politiques publiques.</w:t>
      </w:r>
    </w:p>
    <w:p w14:paraId="31F2403B" w14:textId="6014F491" w:rsidR="00F80176" w:rsidRDefault="00CB0E77" w:rsidP="000E4CBC">
      <w:pPr>
        <w:pStyle w:val="Titre1"/>
        <w:numPr>
          <w:ilvl w:val="0"/>
          <w:numId w:val="2"/>
        </w:numPr>
        <w:spacing w:line="360" w:lineRule="auto"/>
        <w:jc w:val="both"/>
        <w:rPr>
          <w:u w:val="none"/>
        </w:rPr>
      </w:pPr>
      <w:bookmarkStart w:id="13" w:name="_Toc204018096"/>
      <w:bookmarkStart w:id="14" w:name="_Toc204054511"/>
      <w:r>
        <w:rPr>
          <w:u w:val="none"/>
        </w:rPr>
        <w:lastRenderedPageBreak/>
        <w:t>Cadre Conceptuel</w:t>
      </w:r>
      <w:r w:rsidR="00BB62A5">
        <w:rPr>
          <w:u w:val="none"/>
        </w:rPr>
        <w:t xml:space="preserve"> et théorique</w:t>
      </w:r>
      <w:bookmarkEnd w:id="13"/>
      <w:bookmarkEnd w:id="14"/>
    </w:p>
    <w:p w14:paraId="4089B613" w14:textId="322FE3CC" w:rsidR="00D03259" w:rsidRDefault="00D03259" w:rsidP="0043617E">
      <w:pPr>
        <w:spacing w:before="100" w:beforeAutospacing="1" w:after="100" w:afterAutospacing="1"/>
        <w:rPr>
          <w:rFonts w:eastAsia="Times New Roman" w:cs="Times New Roman"/>
          <w:szCs w:val="24"/>
          <w:lang w:eastAsia="fr-FR"/>
        </w:rPr>
      </w:pPr>
      <w:r>
        <w:rPr>
          <w:rFonts w:eastAsia="Times New Roman" w:cs="Times New Roman"/>
          <w:szCs w:val="24"/>
          <w:lang w:eastAsia="fr-FR"/>
        </w:rPr>
        <w:t>P</w:t>
      </w:r>
      <w:r w:rsidRPr="00D03259">
        <w:rPr>
          <w:rFonts w:eastAsia="Times New Roman" w:cs="Times New Roman"/>
          <w:szCs w:val="24"/>
          <w:lang w:eastAsia="fr-FR"/>
        </w:rPr>
        <w:t>our analyser et modéliser les itinéraires optimaux entre Keur Massar et Dakar</w:t>
      </w:r>
      <w:r>
        <w:rPr>
          <w:rFonts w:eastAsia="Times New Roman" w:cs="Times New Roman"/>
          <w:szCs w:val="24"/>
          <w:lang w:eastAsia="fr-FR"/>
        </w:rPr>
        <w:t>, il est essentiel de définir</w:t>
      </w:r>
      <w:r w:rsidRPr="00D03259">
        <w:rPr>
          <w:rFonts w:eastAsia="Times New Roman" w:cs="Times New Roman"/>
          <w:szCs w:val="24"/>
          <w:lang w:eastAsia="fr-FR"/>
        </w:rPr>
        <w:t xml:space="preserve"> les notions essentielles</w:t>
      </w:r>
      <w:r w:rsidR="006D783D">
        <w:rPr>
          <w:rFonts w:eastAsia="Times New Roman" w:cs="Times New Roman"/>
          <w:szCs w:val="24"/>
          <w:lang w:eastAsia="fr-FR"/>
        </w:rPr>
        <w:t xml:space="preserve"> qui permettront de mieux comprendre le choix des variables d’étude</w:t>
      </w:r>
      <w:r w:rsidRPr="00D03259">
        <w:rPr>
          <w:rFonts w:eastAsia="Times New Roman" w:cs="Times New Roman"/>
          <w:szCs w:val="24"/>
          <w:lang w:eastAsia="fr-FR"/>
        </w:rPr>
        <w:t>. En clarifiant les concepts comme le réseau routier, la congestion et les algorithmes d’optimisation, cette section structure l’étude des dynamiques de trafic et soutient une analyse rigoureuse pour réduire les temps de trajet et améliorer la qualité de vie des travailleurs.</w:t>
      </w:r>
    </w:p>
    <w:p w14:paraId="76F6F903" w14:textId="2191FAB6" w:rsidR="006D783D" w:rsidRPr="003B0FF1" w:rsidRDefault="006D783D" w:rsidP="000E4CBC">
      <w:pPr>
        <w:pStyle w:val="Paragraphedeliste"/>
        <w:numPr>
          <w:ilvl w:val="0"/>
          <w:numId w:val="4"/>
        </w:numPr>
        <w:spacing w:before="100" w:beforeAutospacing="1" w:after="100" w:afterAutospacing="1"/>
        <w:rPr>
          <w:rFonts w:eastAsia="Times New Roman" w:cs="Times New Roman"/>
          <w:b/>
          <w:bCs/>
          <w:color w:val="2F5496" w:themeColor="accent5" w:themeShade="BF"/>
          <w:sz w:val="26"/>
          <w:szCs w:val="26"/>
          <w:lang w:eastAsia="fr-FR"/>
        </w:rPr>
      </w:pPr>
      <w:r w:rsidRPr="003B0FF1">
        <w:rPr>
          <w:rFonts w:eastAsia="Times New Roman" w:cs="Times New Roman"/>
          <w:b/>
          <w:bCs/>
          <w:color w:val="2F5496" w:themeColor="accent5" w:themeShade="BF"/>
          <w:sz w:val="26"/>
          <w:szCs w:val="26"/>
          <w:lang w:eastAsia="fr-FR"/>
        </w:rPr>
        <w:t>Définition de concepts</w:t>
      </w:r>
    </w:p>
    <w:p w14:paraId="3AD9FBE0" w14:textId="201B8604" w:rsidR="00E406B1" w:rsidRPr="003B0FF1" w:rsidRDefault="003B0FF1" w:rsidP="000E4CBC">
      <w:pPr>
        <w:pStyle w:val="Paragraphedeliste"/>
        <w:numPr>
          <w:ilvl w:val="1"/>
          <w:numId w:val="5"/>
        </w:numPr>
        <w:rPr>
          <w:b/>
          <w:bCs/>
          <w:color w:val="2E74B5" w:themeColor="accent1" w:themeShade="BF"/>
        </w:rPr>
      </w:pPr>
      <w:bookmarkStart w:id="15" w:name="_Hlk204005591"/>
      <w:r>
        <w:rPr>
          <w:b/>
          <w:bCs/>
          <w:color w:val="2E74B5" w:themeColor="accent1" w:themeShade="BF"/>
        </w:rPr>
        <w:t xml:space="preserve"> </w:t>
      </w:r>
      <w:r w:rsidR="00D03259" w:rsidRPr="003B0FF1">
        <w:rPr>
          <w:b/>
          <w:bCs/>
          <w:color w:val="2E74B5" w:themeColor="accent1" w:themeShade="BF"/>
        </w:rPr>
        <w:t>Réseau routier</w:t>
      </w:r>
      <w:bookmarkEnd w:id="15"/>
    </w:p>
    <w:p w14:paraId="6749F8A8" w14:textId="2D134479" w:rsidR="00DD38FD" w:rsidRPr="00DD38FD" w:rsidRDefault="00DD38FD" w:rsidP="0043617E">
      <w:pPr>
        <w:pStyle w:val="NormalWeb"/>
        <w:spacing w:line="360" w:lineRule="auto"/>
        <w:jc w:val="both"/>
      </w:pPr>
      <w:r>
        <w:t>Le réseau routier modélise mathématiquement le système de transport en représentant les intersections comme des nœuds et les segments routiers comme des arcs, ce qui facilite l’analyse des trajets entre Keur Massar et Dakar.</w:t>
      </w:r>
    </w:p>
    <w:p w14:paraId="61554404" w14:textId="1B60BE6E" w:rsidR="00DD38FD" w:rsidRPr="003B0FF1"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DD38FD" w:rsidRPr="003B0FF1">
        <w:rPr>
          <w:b/>
          <w:bCs/>
          <w:color w:val="2E74B5" w:themeColor="accent1" w:themeShade="BF"/>
        </w:rPr>
        <w:t>Congestion routière</w:t>
      </w:r>
    </w:p>
    <w:p w14:paraId="77C6A745" w14:textId="315EF866" w:rsidR="00A0528E" w:rsidRPr="00A0528E" w:rsidRDefault="00A0528E" w:rsidP="00883352">
      <w:pPr>
        <w:pStyle w:val="NormalWeb"/>
        <w:spacing w:line="360" w:lineRule="auto"/>
        <w:jc w:val="both"/>
      </w:pPr>
      <w:r>
        <w:t>La congestion routière ralentit ou bloque le trafic en raison d’un grand nombre de véhicules, ce qui augmente le temps de trajet et se mesure par la densité ou le temps perdu.</w:t>
      </w:r>
    </w:p>
    <w:p w14:paraId="0815EDBB" w14:textId="1A6F1D59" w:rsidR="00DD38FD" w:rsidRPr="003B0FF1"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DD38FD" w:rsidRPr="003B0FF1">
        <w:rPr>
          <w:b/>
          <w:bCs/>
          <w:color w:val="2E74B5" w:themeColor="accent1" w:themeShade="BF"/>
        </w:rPr>
        <w:t>Algorithme de Dijkstra</w:t>
      </w:r>
    </w:p>
    <w:p w14:paraId="58B98A36" w14:textId="3ADF6DD8" w:rsidR="00A0528E" w:rsidRPr="00A0528E" w:rsidRDefault="00A0528E" w:rsidP="00883352">
      <w:pPr>
        <w:pStyle w:val="NormalWeb"/>
        <w:spacing w:line="360" w:lineRule="auto"/>
        <w:jc w:val="both"/>
      </w:pPr>
      <w:r>
        <w:t>L’algorithme de Dijkstra calcule le chemin le plus court dans un graphe pondéré en déterminant les temps ou distances minimaux.</w:t>
      </w:r>
      <w:r w:rsidR="0043617E">
        <w:t xml:space="preserve"> C’est une </w:t>
      </w:r>
      <w:r w:rsidR="0043617E" w:rsidRPr="0043617E">
        <w:t>méthode partant d'un nœud source et atteignant tous les autres nœuds accessibles. Il est couramment utilisé dans les applications de GPS, de routage et de planification de trajets. </w:t>
      </w:r>
    </w:p>
    <w:p w14:paraId="59F86B5E" w14:textId="7E09C058" w:rsidR="00DD38FD" w:rsidRPr="003B0FF1"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DD38FD" w:rsidRPr="003B0FF1">
        <w:rPr>
          <w:b/>
          <w:bCs/>
          <w:color w:val="2E74B5" w:themeColor="accent1" w:themeShade="BF"/>
        </w:rPr>
        <w:t>Algorithme A*</w:t>
      </w:r>
    </w:p>
    <w:p w14:paraId="5F06613D" w14:textId="360F68C8" w:rsidR="00A0528E" w:rsidRPr="00A0528E" w:rsidRDefault="00A0528E" w:rsidP="00883352">
      <w:pPr>
        <w:pStyle w:val="NormalWeb"/>
        <w:spacing w:line="360" w:lineRule="auto"/>
        <w:jc w:val="both"/>
      </w:pPr>
      <w:r>
        <w:t>L’algorithme A* accélère la recherche de chemins optimaux dans un réseau routier complexe en combinant l’approche de Dijkstra avec des heuristiques estimant la distance restante.</w:t>
      </w:r>
    </w:p>
    <w:p w14:paraId="5CC07585" w14:textId="0EDF58FC" w:rsidR="00DD38FD"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1C0909">
        <w:rPr>
          <w:b/>
          <w:bCs/>
          <w:color w:val="2E74B5" w:themeColor="accent1" w:themeShade="BF"/>
        </w:rPr>
        <w:t>Programmation linéaire</w:t>
      </w:r>
    </w:p>
    <w:p w14:paraId="66DC18E3" w14:textId="41145479" w:rsidR="001C0909" w:rsidRPr="001C0909" w:rsidRDefault="00206B82" w:rsidP="001C0909">
      <w:pPr>
        <w:rPr>
          <w:color w:val="000000" w:themeColor="text1"/>
        </w:rPr>
      </w:pPr>
      <w:r w:rsidRPr="00206B82">
        <w:rPr>
          <w:rStyle w:val="oypena"/>
          <w:color w:val="000000" w:themeColor="text1"/>
        </w:rPr>
        <w:t>La programmation linéaire est une technique mathématique permettant de déterminer la meilleure solution d’un problème dont les données et les inconnues satisfont à une série d’équations et d’inéquations linéaires</w:t>
      </w:r>
    </w:p>
    <w:p w14:paraId="7A4867BA" w14:textId="1079901A" w:rsidR="00A0528E" w:rsidRPr="003B0FF1" w:rsidRDefault="00DD38FD" w:rsidP="000E4CBC">
      <w:pPr>
        <w:pStyle w:val="Paragraphedeliste"/>
        <w:numPr>
          <w:ilvl w:val="1"/>
          <w:numId w:val="5"/>
        </w:numPr>
        <w:rPr>
          <w:b/>
          <w:bCs/>
          <w:color w:val="2E74B5" w:themeColor="accent1" w:themeShade="BF"/>
        </w:rPr>
      </w:pPr>
      <w:r w:rsidRPr="003B0FF1">
        <w:rPr>
          <w:b/>
          <w:bCs/>
          <w:color w:val="2E74B5" w:themeColor="accent1" w:themeShade="BF"/>
        </w:rPr>
        <w:t>Heures de pointe</w:t>
      </w:r>
    </w:p>
    <w:p w14:paraId="6ADFE5B0" w14:textId="3FD47F23" w:rsidR="00A0528E" w:rsidRPr="00A0528E" w:rsidRDefault="00A0528E" w:rsidP="00883352">
      <w:pPr>
        <w:pStyle w:val="NormalWeb"/>
        <w:spacing w:line="360" w:lineRule="auto"/>
        <w:jc w:val="both"/>
      </w:pPr>
      <w:r>
        <w:lastRenderedPageBreak/>
        <w:t>Les heures de pointe concentrent un trafic intense, généralement entre 7h30 et 9h00, ce qui allonge les temps de trajet et influence le choix des itinéraires.</w:t>
      </w:r>
    </w:p>
    <w:p w14:paraId="29B83F53" w14:textId="0D9D4505" w:rsidR="00A0528E" w:rsidRPr="003B0FF1"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DD38FD" w:rsidRPr="003B0FF1">
        <w:rPr>
          <w:b/>
          <w:bCs/>
          <w:color w:val="2E74B5" w:themeColor="accent1" w:themeShade="BF"/>
        </w:rPr>
        <w:t>Données de trafic</w:t>
      </w:r>
    </w:p>
    <w:p w14:paraId="51E495AC" w14:textId="0B910EA3" w:rsidR="00A0528E" w:rsidRPr="00A0528E" w:rsidRDefault="00A0528E" w:rsidP="00883352">
      <w:pPr>
        <w:pStyle w:val="NormalWeb"/>
        <w:spacing w:line="360" w:lineRule="auto"/>
        <w:jc w:val="both"/>
      </w:pPr>
      <w:r>
        <w:t xml:space="preserve">Les données de trafic recueillent des informations sur le volume de véhicules, la vitesse moyenne et les temps de parcours, en s’appuyant sur des sources comme Google </w:t>
      </w:r>
      <w:proofErr w:type="spellStart"/>
      <w:r>
        <w:t>Maps</w:t>
      </w:r>
      <w:proofErr w:type="spellEnd"/>
      <w:r>
        <w:t xml:space="preserve"> API ou des enquêtes de terrain.</w:t>
      </w:r>
    </w:p>
    <w:p w14:paraId="3039427B" w14:textId="54598962" w:rsidR="00DD38FD" w:rsidRPr="003B0FF1"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DD38FD" w:rsidRPr="003B0FF1">
        <w:rPr>
          <w:b/>
          <w:bCs/>
          <w:color w:val="2E74B5" w:themeColor="accent1" w:themeShade="BF"/>
        </w:rPr>
        <w:t>Graphe pondéré</w:t>
      </w:r>
    </w:p>
    <w:p w14:paraId="3DBE9E07" w14:textId="56EB3305" w:rsidR="00A0528E" w:rsidRPr="00A0528E" w:rsidRDefault="00A0528E" w:rsidP="00883352">
      <w:pPr>
        <w:pStyle w:val="NormalWeb"/>
        <w:spacing w:line="360" w:lineRule="auto"/>
        <w:jc w:val="both"/>
      </w:pPr>
      <w:r>
        <w:t>Le graphe pondéré attribue à chaque segment routier un poids, tel que le temps ou la distance, ce qui permet de modéliser le réseau routier pour appliquer des algorithmes d’optimisation.</w:t>
      </w:r>
    </w:p>
    <w:p w14:paraId="7E7E9A3D" w14:textId="7FFAB432" w:rsidR="00A0528E" w:rsidRPr="003B0FF1" w:rsidRDefault="003B0FF1" w:rsidP="000E4CBC">
      <w:pPr>
        <w:pStyle w:val="Paragraphedeliste"/>
        <w:numPr>
          <w:ilvl w:val="1"/>
          <w:numId w:val="5"/>
        </w:numPr>
        <w:rPr>
          <w:b/>
          <w:bCs/>
          <w:color w:val="2E74B5" w:themeColor="accent1" w:themeShade="BF"/>
        </w:rPr>
      </w:pPr>
      <w:r>
        <w:rPr>
          <w:b/>
          <w:bCs/>
          <w:color w:val="2E74B5" w:themeColor="accent1" w:themeShade="BF"/>
        </w:rPr>
        <w:t xml:space="preserve"> </w:t>
      </w:r>
      <w:r w:rsidR="00DD38FD" w:rsidRPr="003B0FF1">
        <w:rPr>
          <w:b/>
          <w:bCs/>
          <w:color w:val="2E74B5" w:themeColor="accent1" w:themeShade="BF"/>
        </w:rPr>
        <w:t>Algorithme</w:t>
      </w:r>
    </w:p>
    <w:p w14:paraId="73AA8002" w14:textId="649C2FB1" w:rsidR="00A0528E" w:rsidRPr="00A0528E" w:rsidRDefault="00A0528E" w:rsidP="00883352">
      <w:pPr>
        <w:pStyle w:val="NormalWeb"/>
        <w:spacing w:line="360" w:lineRule="auto"/>
        <w:jc w:val="both"/>
      </w:pPr>
      <w:r>
        <w:t>Un algorithme résout un problème, comme la recherche d’un itinéraire optimal, en suivant des instructions systématiques pour traiter les données du réseau routier.</w:t>
      </w:r>
    </w:p>
    <w:p w14:paraId="33FE7AD5" w14:textId="2F49DA07" w:rsidR="00DD38FD" w:rsidRDefault="00DD38FD" w:rsidP="000E4CBC">
      <w:pPr>
        <w:pStyle w:val="Paragraphedeliste"/>
        <w:numPr>
          <w:ilvl w:val="1"/>
          <w:numId w:val="5"/>
        </w:numPr>
        <w:rPr>
          <w:b/>
          <w:bCs/>
          <w:color w:val="2E74B5" w:themeColor="accent1" w:themeShade="BF"/>
        </w:rPr>
      </w:pPr>
      <w:r w:rsidRPr="00443526">
        <w:rPr>
          <w:b/>
          <w:bCs/>
          <w:color w:val="2E74B5" w:themeColor="accent1" w:themeShade="BF"/>
        </w:rPr>
        <w:t>Modélisation</w:t>
      </w:r>
    </w:p>
    <w:p w14:paraId="3F3E1B01" w14:textId="11106359" w:rsidR="001C0909" w:rsidRPr="001C0909" w:rsidRDefault="001C0909" w:rsidP="001C0909">
      <w:pPr>
        <w:rPr>
          <w:color w:val="000000" w:themeColor="text1"/>
        </w:rPr>
      </w:pPr>
      <w:r w:rsidRPr="001C0909">
        <w:rPr>
          <w:rStyle w:val="oypena"/>
          <w:color w:val="000000" w:themeColor="text1"/>
        </w:rPr>
        <w:t>La modélisation est le processus de représentation d'un phénomène en un modèle mathématique, souvent une équation, un système d'équations, ou une simulation numérique, afin de l'analyser, de la comprendre, et de faire des prédictions.</w:t>
      </w:r>
    </w:p>
    <w:p w14:paraId="4E337A08" w14:textId="0F3E1FD9" w:rsidR="00443526" w:rsidRDefault="00443526" w:rsidP="000E4CBC">
      <w:pPr>
        <w:pStyle w:val="Paragraphedeliste"/>
        <w:numPr>
          <w:ilvl w:val="0"/>
          <w:numId w:val="4"/>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Variables d’étude</w:t>
      </w:r>
    </w:p>
    <w:p w14:paraId="7A6AB021" w14:textId="0DC6C6D0" w:rsidR="007377C2" w:rsidRPr="00C548B3" w:rsidRDefault="007377C2" w:rsidP="00C548B3">
      <w:pPr>
        <w:pStyle w:val="NormalWeb"/>
        <w:spacing w:line="360" w:lineRule="auto"/>
        <w:jc w:val="both"/>
      </w:pPr>
      <w:r>
        <w:t>Pour analyser et modéliser les itinéraires optimaux entre Keur Massar et Dakar, il est essentiel de définir les variables qui quantifient les temps de trajet, les coûts et les conditions de circulation. Ces variables, organisées en trois catégories (clés, explicatives et secondaires) permettent de structurer l’approche analytique et de répondre à la question de recherche centrale. Leur sélection garantit une évaluation précise des dynamiques de trafic et des contraintes économiques.</w:t>
      </w:r>
    </w:p>
    <w:p w14:paraId="204D1523" w14:textId="378C6AC3" w:rsidR="007377C2" w:rsidRDefault="007377C2" w:rsidP="000E4CBC">
      <w:pPr>
        <w:pStyle w:val="Paragraphedeliste"/>
        <w:numPr>
          <w:ilvl w:val="1"/>
          <w:numId w:val="6"/>
        </w:numPr>
        <w:rPr>
          <w:b/>
          <w:bCs/>
          <w:color w:val="2E74B5" w:themeColor="accent1" w:themeShade="BF"/>
        </w:rPr>
      </w:pPr>
      <w:r>
        <w:rPr>
          <w:b/>
          <w:bCs/>
          <w:color w:val="2E74B5" w:themeColor="accent1" w:themeShade="BF"/>
        </w:rPr>
        <w:t xml:space="preserve"> </w:t>
      </w:r>
      <w:r w:rsidR="00D20FE3">
        <w:rPr>
          <w:b/>
          <w:bCs/>
          <w:color w:val="2E74B5" w:themeColor="accent1" w:themeShade="BF"/>
        </w:rPr>
        <w:t>Variables clés</w:t>
      </w:r>
    </w:p>
    <w:p w14:paraId="14121043" w14:textId="3048BDB3" w:rsidR="00D20FE3" w:rsidRDefault="00D20FE3" w:rsidP="00D20FE3">
      <w:pPr>
        <w:pStyle w:val="NormalWeb"/>
        <w:spacing w:line="360" w:lineRule="auto"/>
        <w:jc w:val="both"/>
      </w:pPr>
      <w:r>
        <w:t>Ce sont les variables qui forment le socle de la modélisation des itinéraires, en capturant les aspects fondamentaux des trajets</w:t>
      </w:r>
    </w:p>
    <w:p w14:paraId="407DB4BC" w14:textId="5F6542A9"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r w:rsidRPr="00D20FE3">
        <w:rPr>
          <w:rFonts w:eastAsia="Times New Roman" w:cs="Times New Roman"/>
          <w:b/>
          <w:bCs/>
          <w:szCs w:val="24"/>
          <w:lang w:eastAsia="fr-FR"/>
        </w:rPr>
        <w:t>worker_id</w:t>
      </w:r>
      <w:r w:rsidRPr="00D20FE3">
        <w:rPr>
          <w:rFonts w:eastAsia="Times New Roman" w:cs="Times New Roman"/>
          <w:szCs w:val="24"/>
          <w:lang w:eastAsia="fr-FR"/>
        </w:rPr>
        <w:t xml:space="preserve"> : Identifie chaque travailleur, ce qui permet de personnaliser l’analyse des trajets en fonction des données individuelles.</w:t>
      </w:r>
      <w:r>
        <w:rPr>
          <w:rFonts w:eastAsia="Times New Roman" w:cs="Times New Roman"/>
          <w:szCs w:val="24"/>
          <w:lang w:eastAsia="fr-FR"/>
        </w:rPr>
        <w:t xml:space="preserve"> C’est l’unité statistique de notre analyse.</w:t>
      </w:r>
    </w:p>
    <w:p w14:paraId="318B6EEF" w14:textId="77777777"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lastRenderedPageBreak/>
        <w:t>route_selected</w:t>
      </w:r>
      <w:proofErr w:type="spellEnd"/>
      <w:r w:rsidRPr="00D20FE3">
        <w:rPr>
          <w:rFonts w:eastAsia="Times New Roman" w:cs="Times New Roman"/>
          <w:szCs w:val="24"/>
          <w:lang w:eastAsia="fr-FR"/>
        </w:rPr>
        <w:t xml:space="preserve"> : Indique l’itinéraire choisi, représenté comme un indicateur binaire ou une référence à un segment routier spécifique.</w:t>
      </w:r>
    </w:p>
    <w:p w14:paraId="4D2B8A1C" w14:textId="77777777"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departure_time</w:t>
      </w:r>
      <w:proofErr w:type="spellEnd"/>
      <w:r w:rsidRPr="00D20FE3">
        <w:rPr>
          <w:rFonts w:eastAsia="Times New Roman" w:cs="Times New Roman"/>
          <w:szCs w:val="24"/>
          <w:lang w:eastAsia="fr-FR"/>
        </w:rPr>
        <w:t xml:space="preserve"> : Précise l’heure de départ (ex. : 7h30), un facteur déterminant pour la congestion et la durée du trajet.</w:t>
      </w:r>
    </w:p>
    <w:p w14:paraId="1A5E325C" w14:textId="77777777"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travel_time</w:t>
      </w:r>
      <w:proofErr w:type="spellEnd"/>
      <w:r w:rsidRPr="00D20FE3">
        <w:rPr>
          <w:rFonts w:eastAsia="Times New Roman" w:cs="Times New Roman"/>
          <w:szCs w:val="24"/>
          <w:lang w:eastAsia="fr-FR"/>
        </w:rPr>
        <w:t xml:space="preserve"> : Mesure la durée totale du trajet en minutes, servant d’indicateur principal à optimiser.</w:t>
      </w:r>
    </w:p>
    <w:p w14:paraId="2ABEB343" w14:textId="77777777"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congestion_time</w:t>
      </w:r>
      <w:proofErr w:type="spellEnd"/>
      <w:r w:rsidRPr="00D20FE3">
        <w:rPr>
          <w:rFonts w:eastAsia="Times New Roman" w:cs="Times New Roman"/>
          <w:szCs w:val="24"/>
          <w:lang w:eastAsia="fr-FR"/>
        </w:rPr>
        <w:t xml:space="preserve"> : Quantifie le temps supplémentaire dû aux embouteillages, exprimé en minutes, pour évaluer l’impact du trafic.</w:t>
      </w:r>
    </w:p>
    <w:p w14:paraId="70EFE1E3" w14:textId="77777777"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route_length</w:t>
      </w:r>
      <w:proofErr w:type="spellEnd"/>
      <w:r w:rsidRPr="00D20FE3">
        <w:rPr>
          <w:rFonts w:eastAsia="Times New Roman" w:cs="Times New Roman"/>
          <w:szCs w:val="24"/>
          <w:lang w:eastAsia="fr-FR"/>
        </w:rPr>
        <w:t xml:space="preserve"> : Représente la distance de l’itinéraire en kilomètres, utilisée pour calculer la vitesse moyenne et les coûts associés.</w:t>
      </w:r>
    </w:p>
    <w:p w14:paraId="6A24E02D" w14:textId="214D02A0" w:rsidR="00D20FE3" w:rsidRPr="00D20FE3" w:rsidRDefault="00D20FE3" w:rsidP="000E4CBC">
      <w:pPr>
        <w:numPr>
          <w:ilvl w:val="0"/>
          <w:numId w:val="7"/>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route_quality</w:t>
      </w:r>
      <w:proofErr w:type="spellEnd"/>
      <w:r w:rsidRPr="00D20FE3">
        <w:rPr>
          <w:rFonts w:eastAsia="Times New Roman" w:cs="Times New Roman"/>
          <w:szCs w:val="24"/>
          <w:lang w:eastAsia="fr-FR"/>
        </w:rPr>
        <w:t xml:space="preserve"> : Évalue l’état de la route (ex. : revêtement, largeur), influençant la vitesse et le confort du trajet.</w:t>
      </w:r>
    </w:p>
    <w:p w14:paraId="1CD3E403" w14:textId="541891F2" w:rsidR="007377C2" w:rsidRDefault="007377C2" w:rsidP="000E4CBC">
      <w:pPr>
        <w:pStyle w:val="Paragraphedeliste"/>
        <w:numPr>
          <w:ilvl w:val="1"/>
          <w:numId w:val="6"/>
        </w:numPr>
        <w:rPr>
          <w:b/>
          <w:bCs/>
          <w:color w:val="2E74B5" w:themeColor="accent1" w:themeShade="BF"/>
        </w:rPr>
      </w:pPr>
      <w:r>
        <w:rPr>
          <w:b/>
          <w:bCs/>
          <w:color w:val="2E74B5" w:themeColor="accent1" w:themeShade="BF"/>
        </w:rPr>
        <w:t xml:space="preserve"> </w:t>
      </w:r>
      <w:r w:rsidRPr="007377C2">
        <w:rPr>
          <w:b/>
          <w:bCs/>
          <w:color w:val="2E74B5" w:themeColor="accent1" w:themeShade="BF"/>
        </w:rPr>
        <w:t>Variables explicatives</w:t>
      </w:r>
    </w:p>
    <w:p w14:paraId="24F50AFE" w14:textId="7720DFF7" w:rsidR="00D20FE3" w:rsidRDefault="00D20FE3" w:rsidP="00D20FE3">
      <w:pPr>
        <w:pStyle w:val="NormalWeb"/>
        <w:spacing w:line="360" w:lineRule="auto"/>
        <w:jc w:val="both"/>
      </w:pPr>
      <w:r>
        <w:t>Elles éclairent les variations des temps de trajet en tenant compte des conditions de circulation.</w:t>
      </w:r>
    </w:p>
    <w:p w14:paraId="02B88985" w14:textId="77777777" w:rsidR="00D20FE3" w:rsidRPr="00D20FE3" w:rsidRDefault="00D20FE3" w:rsidP="000E4CBC">
      <w:pPr>
        <w:numPr>
          <w:ilvl w:val="0"/>
          <w:numId w:val="8"/>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traffic_volume</w:t>
      </w:r>
      <w:proofErr w:type="spellEnd"/>
      <w:r w:rsidRPr="00D20FE3">
        <w:rPr>
          <w:rFonts w:eastAsia="Times New Roman" w:cs="Times New Roman"/>
          <w:szCs w:val="24"/>
          <w:lang w:eastAsia="fr-FR"/>
        </w:rPr>
        <w:t xml:space="preserve"> : Mesure le nombre de véhicules par heure sur un segment routier, influençant directement la congestion.</w:t>
      </w:r>
    </w:p>
    <w:p w14:paraId="7C805E66" w14:textId="77777777" w:rsidR="00D20FE3" w:rsidRPr="00D20FE3" w:rsidRDefault="00D20FE3" w:rsidP="000E4CBC">
      <w:pPr>
        <w:numPr>
          <w:ilvl w:val="0"/>
          <w:numId w:val="8"/>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congestion_density</w:t>
      </w:r>
      <w:proofErr w:type="spellEnd"/>
      <w:r w:rsidRPr="00D20FE3">
        <w:rPr>
          <w:rFonts w:eastAsia="Times New Roman" w:cs="Times New Roman"/>
          <w:szCs w:val="24"/>
          <w:lang w:eastAsia="fr-FR"/>
        </w:rPr>
        <w:t xml:space="preserve"> : Quantifie la densité des véhicules (véhicules par kilomètre), indiquant le niveau de saturation du trafic.</w:t>
      </w:r>
    </w:p>
    <w:p w14:paraId="6A70C9F2" w14:textId="14AEEBF7" w:rsidR="00D20FE3" w:rsidRPr="00D20FE3" w:rsidRDefault="00D20FE3" w:rsidP="000E4CBC">
      <w:pPr>
        <w:numPr>
          <w:ilvl w:val="0"/>
          <w:numId w:val="8"/>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vehicle_type</w:t>
      </w:r>
      <w:proofErr w:type="spellEnd"/>
      <w:r w:rsidRPr="00D20FE3">
        <w:rPr>
          <w:rFonts w:eastAsia="Times New Roman" w:cs="Times New Roman"/>
          <w:szCs w:val="24"/>
          <w:lang w:eastAsia="fr-FR"/>
        </w:rPr>
        <w:t xml:space="preserve"> : Décrit le type de véhicule utilisé (ex. : voiture compacte, SUV), affectant la consommation de carburant et les émissions.</w:t>
      </w:r>
    </w:p>
    <w:p w14:paraId="4CD19C9E" w14:textId="7F6E7E13" w:rsidR="007377C2" w:rsidRDefault="007377C2" w:rsidP="000E4CBC">
      <w:pPr>
        <w:pStyle w:val="Paragraphedeliste"/>
        <w:numPr>
          <w:ilvl w:val="1"/>
          <w:numId w:val="6"/>
        </w:numPr>
        <w:rPr>
          <w:b/>
          <w:bCs/>
          <w:color w:val="2E74B5" w:themeColor="accent1" w:themeShade="BF"/>
        </w:rPr>
      </w:pPr>
      <w:r>
        <w:rPr>
          <w:b/>
          <w:bCs/>
          <w:color w:val="2E74B5" w:themeColor="accent1" w:themeShade="BF"/>
        </w:rPr>
        <w:t xml:space="preserve"> </w:t>
      </w:r>
      <w:r w:rsidRPr="007377C2">
        <w:rPr>
          <w:b/>
          <w:bCs/>
          <w:color w:val="2E74B5" w:themeColor="accent1" w:themeShade="BF"/>
        </w:rPr>
        <w:t>Variables secondaires</w:t>
      </w:r>
    </w:p>
    <w:p w14:paraId="00829935" w14:textId="77777777" w:rsidR="00D20FE3" w:rsidRPr="00D20FE3" w:rsidRDefault="00D20FE3" w:rsidP="00D20FE3">
      <w:pPr>
        <w:spacing w:before="100" w:beforeAutospacing="1" w:after="100" w:afterAutospacing="1"/>
        <w:rPr>
          <w:rFonts w:eastAsia="Times New Roman" w:cs="Times New Roman"/>
          <w:szCs w:val="24"/>
          <w:lang w:eastAsia="fr-FR"/>
        </w:rPr>
      </w:pPr>
      <w:r w:rsidRPr="00D20FE3">
        <w:rPr>
          <w:rFonts w:eastAsia="Times New Roman" w:cs="Times New Roman"/>
          <w:szCs w:val="24"/>
          <w:lang w:eastAsia="fr-FR"/>
        </w:rPr>
        <w:t>Les variables secondaires enrichissent l’analyse en intégrant des dimensions économiques et environnementales :</w:t>
      </w:r>
    </w:p>
    <w:p w14:paraId="2D3C27C0" w14:textId="77777777" w:rsidR="00D20FE3" w:rsidRPr="00D20FE3" w:rsidRDefault="00D20FE3" w:rsidP="000E4CBC">
      <w:pPr>
        <w:numPr>
          <w:ilvl w:val="0"/>
          <w:numId w:val="9"/>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fuel_consumption</w:t>
      </w:r>
      <w:proofErr w:type="spellEnd"/>
      <w:r w:rsidRPr="00D20FE3">
        <w:rPr>
          <w:rFonts w:eastAsia="Times New Roman" w:cs="Times New Roman"/>
          <w:szCs w:val="24"/>
          <w:lang w:eastAsia="fr-FR"/>
        </w:rPr>
        <w:t xml:space="preserve"> : Évalue la quantité de carburant consommée en litres, liée aux coûts et à l’impact environnemental.</w:t>
      </w:r>
    </w:p>
    <w:p w14:paraId="77CDABA4" w14:textId="77777777" w:rsidR="00D20FE3" w:rsidRPr="00D20FE3" w:rsidRDefault="00D20FE3" w:rsidP="000E4CBC">
      <w:pPr>
        <w:numPr>
          <w:ilvl w:val="0"/>
          <w:numId w:val="9"/>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travel_cost</w:t>
      </w:r>
      <w:proofErr w:type="spellEnd"/>
      <w:r w:rsidRPr="00D20FE3">
        <w:rPr>
          <w:rFonts w:eastAsia="Times New Roman" w:cs="Times New Roman"/>
          <w:szCs w:val="24"/>
          <w:lang w:eastAsia="fr-FR"/>
        </w:rPr>
        <w:t xml:space="preserve"> : Représente le coût total du trajet (carburant, péages, entretien) en francs CFA, influençant les choix d’itinéraire.</w:t>
      </w:r>
    </w:p>
    <w:p w14:paraId="283EB571" w14:textId="77777777" w:rsidR="00D20FE3" w:rsidRPr="00D20FE3" w:rsidRDefault="00D20FE3" w:rsidP="000E4CBC">
      <w:pPr>
        <w:numPr>
          <w:ilvl w:val="0"/>
          <w:numId w:val="9"/>
        </w:numPr>
        <w:spacing w:before="100" w:beforeAutospacing="1" w:after="100" w:afterAutospacing="1"/>
        <w:rPr>
          <w:rFonts w:eastAsia="Times New Roman" w:cs="Times New Roman"/>
          <w:szCs w:val="24"/>
          <w:lang w:eastAsia="fr-FR"/>
        </w:rPr>
      </w:pPr>
      <w:r w:rsidRPr="00D20FE3">
        <w:rPr>
          <w:rFonts w:eastAsia="Times New Roman" w:cs="Times New Roman"/>
          <w:b/>
          <w:bCs/>
          <w:szCs w:val="24"/>
          <w:lang w:eastAsia="fr-FR"/>
        </w:rPr>
        <w:t>co2_emission</w:t>
      </w:r>
      <w:r w:rsidRPr="00D20FE3">
        <w:rPr>
          <w:rFonts w:eastAsia="Times New Roman" w:cs="Times New Roman"/>
          <w:szCs w:val="24"/>
          <w:lang w:eastAsia="fr-FR"/>
        </w:rPr>
        <w:t xml:space="preserve"> : Quantifie les émissions de CO₂ en kilogrammes, permettant d’évaluer l’impact environnemental du trajet.</w:t>
      </w:r>
    </w:p>
    <w:p w14:paraId="08C37FDA" w14:textId="77777777" w:rsidR="00D20FE3" w:rsidRPr="00D20FE3" w:rsidRDefault="00D20FE3" w:rsidP="000E4CBC">
      <w:pPr>
        <w:numPr>
          <w:ilvl w:val="0"/>
          <w:numId w:val="9"/>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t>income_level</w:t>
      </w:r>
      <w:proofErr w:type="spellEnd"/>
      <w:r w:rsidRPr="00D20FE3">
        <w:rPr>
          <w:rFonts w:eastAsia="Times New Roman" w:cs="Times New Roman"/>
          <w:szCs w:val="24"/>
          <w:lang w:eastAsia="fr-FR"/>
        </w:rPr>
        <w:t xml:space="preserve"> : Indique le niveau de revenu du travailleur, influençant les choix de véhicule et la sensibilité aux coûts.</w:t>
      </w:r>
    </w:p>
    <w:p w14:paraId="4F0C92D4" w14:textId="77777777" w:rsidR="00D20FE3" w:rsidRPr="00D20FE3" w:rsidRDefault="00D20FE3" w:rsidP="000E4CBC">
      <w:pPr>
        <w:numPr>
          <w:ilvl w:val="0"/>
          <w:numId w:val="9"/>
        </w:numPr>
        <w:spacing w:before="100" w:beforeAutospacing="1" w:after="100" w:afterAutospacing="1"/>
        <w:rPr>
          <w:rFonts w:eastAsia="Times New Roman" w:cs="Times New Roman"/>
          <w:szCs w:val="24"/>
          <w:lang w:eastAsia="fr-FR"/>
        </w:rPr>
      </w:pPr>
      <w:proofErr w:type="spellStart"/>
      <w:r w:rsidRPr="00D20FE3">
        <w:rPr>
          <w:rFonts w:eastAsia="Times New Roman" w:cs="Times New Roman"/>
          <w:b/>
          <w:bCs/>
          <w:szCs w:val="24"/>
          <w:lang w:eastAsia="fr-FR"/>
        </w:rPr>
        <w:lastRenderedPageBreak/>
        <w:t>start_lat</w:t>
      </w:r>
      <w:proofErr w:type="spellEnd"/>
      <w:r w:rsidRPr="00D20FE3">
        <w:rPr>
          <w:rFonts w:eastAsia="Times New Roman" w:cs="Times New Roman"/>
          <w:b/>
          <w:bCs/>
          <w:szCs w:val="24"/>
          <w:lang w:eastAsia="fr-FR"/>
        </w:rPr>
        <w:t xml:space="preserve">, </w:t>
      </w:r>
      <w:proofErr w:type="spellStart"/>
      <w:r w:rsidRPr="00D20FE3">
        <w:rPr>
          <w:rFonts w:eastAsia="Times New Roman" w:cs="Times New Roman"/>
          <w:b/>
          <w:bCs/>
          <w:szCs w:val="24"/>
          <w:lang w:eastAsia="fr-FR"/>
        </w:rPr>
        <w:t>start_lng</w:t>
      </w:r>
      <w:proofErr w:type="spellEnd"/>
      <w:r w:rsidRPr="00D20FE3">
        <w:rPr>
          <w:rFonts w:eastAsia="Times New Roman" w:cs="Times New Roman"/>
          <w:b/>
          <w:bCs/>
          <w:szCs w:val="24"/>
          <w:lang w:eastAsia="fr-FR"/>
        </w:rPr>
        <w:t xml:space="preserve">, </w:t>
      </w:r>
      <w:proofErr w:type="spellStart"/>
      <w:r w:rsidRPr="00D20FE3">
        <w:rPr>
          <w:rFonts w:eastAsia="Times New Roman" w:cs="Times New Roman"/>
          <w:b/>
          <w:bCs/>
          <w:szCs w:val="24"/>
          <w:lang w:eastAsia="fr-FR"/>
        </w:rPr>
        <w:t>end_lat</w:t>
      </w:r>
      <w:proofErr w:type="spellEnd"/>
      <w:r w:rsidRPr="00D20FE3">
        <w:rPr>
          <w:rFonts w:eastAsia="Times New Roman" w:cs="Times New Roman"/>
          <w:b/>
          <w:bCs/>
          <w:szCs w:val="24"/>
          <w:lang w:eastAsia="fr-FR"/>
        </w:rPr>
        <w:t xml:space="preserve">, </w:t>
      </w:r>
      <w:proofErr w:type="spellStart"/>
      <w:r w:rsidRPr="00D20FE3">
        <w:rPr>
          <w:rFonts w:eastAsia="Times New Roman" w:cs="Times New Roman"/>
          <w:b/>
          <w:bCs/>
          <w:szCs w:val="24"/>
          <w:lang w:eastAsia="fr-FR"/>
        </w:rPr>
        <w:t>end_lng</w:t>
      </w:r>
      <w:proofErr w:type="spellEnd"/>
      <w:r w:rsidRPr="00D20FE3">
        <w:rPr>
          <w:rFonts w:eastAsia="Times New Roman" w:cs="Times New Roman"/>
          <w:szCs w:val="24"/>
          <w:lang w:eastAsia="fr-FR"/>
        </w:rPr>
        <w:t xml:space="preserve"> : Définissent les coordonnées géographiques (latitude et longitude) des points de départ (Keur Massar) et d’arrivée (Dakar), facilitant la cartographie des itinéraires.</w:t>
      </w:r>
    </w:p>
    <w:p w14:paraId="035EF283" w14:textId="4F3DD55F" w:rsidR="00504527" w:rsidRPr="00544D61" w:rsidRDefault="00D20FE3" w:rsidP="00544D61">
      <w:pPr>
        <w:spacing w:before="100" w:beforeAutospacing="1" w:after="100" w:afterAutospacing="1"/>
        <w:rPr>
          <w:rFonts w:eastAsia="Times New Roman" w:cs="Times New Roman"/>
          <w:szCs w:val="24"/>
          <w:lang w:eastAsia="fr-FR"/>
        </w:rPr>
      </w:pPr>
      <w:r w:rsidRPr="00D20FE3">
        <w:rPr>
          <w:rFonts w:eastAsia="Times New Roman" w:cs="Times New Roman"/>
          <w:szCs w:val="24"/>
          <w:lang w:eastAsia="fr-FR"/>
        </w:rPr>
        <w:t>En s’appuyant sur des sources variées comme les API de cartographie, les enquêtes de terrain et les données GPS, ces variables permettent de simuler les itinéraires optimaux et d’évaluer leur performance tout en respectant les contraintes de temps et de coût. Cette base analytique pave la voie à l’exploration des méthodes techniques décrites dans la section suivante.</w:t>
      </w:r>
    </w:p>
    <w:p w14:paraId="76FBCE06" w14:textId="6C8A2E34" w:rsidR="00A54F15" w:rsidRDefault="00A54F15" w:rsidP="000E4CBC">
      <w:pPr>
        <w:pStyle w:val="Titre1"/>
        <w:numPr>
          <w:ilvl w:val="0"/>
          <w:numId w:val="2"/>
        </w:numPr>
        <w:spacing w:line="360" w:lineRule="auto"/>
        <w:jc w:val="both"/>
        <w:rPr>
          <w:u w:val="none"/>
        </w:rPr>
      </w:pPr>
      <w:bookmarkStart w:id="16" w:name="_Toc204018097"/>
      <w:bookmarkStart w:id="17" w:name="_Toc204054512"/>
      <w:r>
        <w:rPr>
          <w:u w:val="none"/>
        </w:rPr>
        <w:t>Collecte et sources de données</w:t>
      </w:r>
      <w:bookmarkEnd w:id="16"/>
      <w:bookmarkEnd w:id="17"/>
    </w:p>
    <w:p w14:paraId="43AB1AC9" w14:textId="7B62E026" w:rsidR="00544D61" w:rsidRDefault="00544D61" w:rsidP="00544D61">
      <w:pPr>
        <w:pStyle w:val="NormalWeb"/>
        <w:spacing w:line="360" w:lineRule="auto"/>
        <w:jc w:val="both"/>
      </w:pPr>
      <w:r>
        <w:t>Pour orienter l’optimisation des trajets domicile-travail entre Keur Massar et Dakar, l’étude s’appuie sur une question de recherche centrale : quel itinéraire un travailleur partant de Keur Massar vers le Plateau peut-il emprunter pour minimiser son temps de trajet tout en respectant les contraintes de coût ? Dans quelle mesure les itinéraires actuels peuvent-ils être améliorés en termes de durée et d’efficacité économique ? Ces questions soulignent le besoin de données précises sur les temps de trajet, les conditions de circulation, les caractéristiques des itinéraires et les coûts associés pour modéliser des solutions optimales.</w:t>
      </w:r>
    </w:p>
    <w:p w14:paraId="162F6012" w14:textId="77777777" w:rsidR="00544D61" w:rsidRDefault="00544D61" w:rsidP="00544D61">
      <w:pPr>
        <w:pStyle w:val="NormalWeb"/>
        <w:spacing w:line="360" w:lineRule="auto"/>
        <w:jc w:val="both"/>
      </w:pPr>
      <w:r>
        <w:t xml:space="preserve">Face à l’absence d’une base de données unique regroupant toutes les variables d’étude, il a été nécessaire de constituer une base de 500 observations en combinant plusieurs sources. Pour répondre aux exigences de l’analyse, nous avons collecté des données à partir des bases suivantes : </w:t>
      </w:r>
    </w:p>
    <w:p w14:paraId="32855E38" w14:textId="789EF336" w:rsidR="00544D61" w:rsidRDefault="00544D61" w:rsidP="000E4CBC">
      <w:pPr>
        <w:numPr>
          <w:ilvl w:val="0"/>
          <w:numId w:val="10"/>
        </w:numPr>
        <w:spacing w:before="100" w:beforeAutospacing="1" w:after="100" w:afterAutospacing="1"/>
      </w:pPr>
      <w:r>
        <w:rPr>
          <w:rStyle w:val="lev"/>
        </w:rPr>
        <w:t>CETUD (Conseil Exécutif des Transports Urbains de Dakar)</w:t>
      </w:r>
      <w:r>
        <w:t xml:space="preserve"> qui a fourni des informations sur le réseau routier, les volumes de trafic et les infrastructures de transport à Dakar, permettant d’évaluer les capacités routières et les points de congestion. </w:t>
      </w:r>
    </w:p>
    <w:p w14:paraId="417C4F5A" w14:textId="0186EBA6" w:rsidR="00544D61" w:rsidRDefault="00544D61" w:rsidP="000E4CBC">
      <w:pPr>
        <w:numPr>
          <w:ilvl w:val="0"/>
          <w:numId w:val="10"/>
        </w:numPr>
        <w:spacing w:before="100" w:beforeAutospacing="1" w:after="100" w:afterAutospacing="1"/>
      </w:pPr>
      <w:r>
        <w:rPr>
          <w:rStyle w:val="lev"/>
        </w:rPr>
        <w:t xml:space="preserve">Google </w:t>
      </w:r>
      <w:proofErr w:type="spellStart"/>
      <w:r>
        <w:rPr>
          <w:rStyle w:val="lev"/>
        </w:rPr>
        <w:t>Maps</w:t>
      </w:r>
      <w:proofErr w:type="spellEnd"/>
      <w:r>
        <w:rPr>
          <w:rStyle w:val="lev"/>
        </w:rPr>
        <w:t xml:space="preserve"> API</w:t>
      </w:r>
      <w:r>
        <w:t xml:space="preserve"> pour récupérer les temps de trajet en temps réel, les distances des itinéraires et les coordonnées géographiques (latitude et longitude) des points de départ et d’arrivée. </w:t>
      </w:r>
    </w:p>
    <w:p w14:paraId="58FD14B3" w14:textId="2AD270B5" w:rsidR="00544D61" w:rsidRDefault="00544D61" w:rsidP="000E4CBC">
      <w:pPr>
        <w:numPr>
          <w:ilvl w:val="0"/>
          <w:numId w:val="10"/>
        </w:numPr>
        <w:spacing w:before="100" w:beforeAutospacing="1" w:after="100" w:afterAutospacing="1"/>
      </w:pPr>
      <w:proofErr w:type="spellStart"/>
      <w:r>
        <w:rPr>
          <w:rStyle w:val="lev"/>
        </w:rPr>
        <w:t>OSMData</w:t>
      </w:r>
      <w:proofErr w:type="spellEnd"/>
      <w:r>
        <w:rPr>
          <w:rStyle w:val="lev"/>
        </w:rPr>
        <w:t xml:space="preserve"> (</w:t>
      </w:r>
      <w:proofErr w:type="spellStart"/>
      <w:r>
        <w:rPr>
          <w:rStyle w:val="lev"/>
        </w:rPr>
        <w:t>OpenStreetMap</w:t>
      </w:r>
      <w:proofErr w:type="spellEnd"/>
      <w:r>
        <w:rPr>
          <w:rStyle w:val="lev"/>
        </w:rPr>
        <w:t>)</w:t>
      </w:r>
      <w:r>
        <w:t xml:space="preserve"> pour disposer d’une cartographie détaillée du réseau routier, incluant les segments routiers, les intersections et les données sur la qualité des routes.</w:t>
      </w:r>
    </w:p>
    <w:p w14:paraId="5719212E" w14:textId="663A92AA" w:rsidR="00504527" w:rsidRPr="00504527" w:rsidRDefault="00544D61" w:rsidP="00544D61">
      <w:pPr>
        <w:pStyle w:val="NormalWeb"/>
        <w:spacing w:line="360" w:lineRule="auto"/>
        <w:jc w:val="both"/>
      </w:pPr>
      <w:r>
        <w:t xml:space="preserve">En intégrant ces sources, nous avons construit une base de données complète englobant les variables clés (ex. : </w:t>
      </w:r>
      <w:proofErr w:type="spellStart"/>
      <w:r>
        <w:t>travel_time</w:t>
      </w:r>
      <w:proofErr w:type="spellEnd"/>
      <w:r>
        <w:t xml:space="preserve">, </w:t>
      </w:r>
      <w:proofErr w:type="spellStart"/>
      <w:r>
        <w:t>route_length</w:t>
      </w:r>
      <w:proofErr w:type="spellEnd"/>
      <w:r>
        <w:t xml:space="preserve">, </w:t>
      </w:r>
      <w:proofErr w:type="spellStart"/>
      <w:r>
        <w:t>congestion_time</w:t>
      </w:r>
      <w:proofErr w:type="spellEnd"/>
      <w:r>
        <w:t xml:space="preserve">), explicatives (ex. : </w:t>
      </w:r>
      <w:proofErr w:type="spellStart"/>
      <w:r>
        <w:t>traffic_volume</w:t>
      </w:r>
      <w:proofErr w:type="spellEnd"/>
      <w:r>
        <w:t xml:space="preserve">, </w:t>
      </w:r>
      <w:proofErr w:type="spellStart"/>
      <w:r>
        <w:t>congestion_density</w:t>
      </w:r>
      <w:proofErr w:type="spellEnd"/>
      <w:r>
        <w:t xml:space="preserve">) et secondaires (ex. : </w:t>
      </w:r>
      <w:proofErr w:type="spellStart"/>
      <w:r>
        <w:t>travel_cost</w:t>
      </w:r>
      <w:proofErr w:type="spellEnd"/>
      <w:r>
        <w:t>, co2_emission). Cette approche multi-sources garantit la robustesse des analyses en capturant les dynamiques complexes du trafic et des coûts, tout en soutenant l’application des algorithmes d’optimisation décrits dans la méthodologie technique.</w:t>
      </w:r>
    </w:p>
    <w:p w14:paraId="351BA65B" w14:textId="7A1AC271" w:rsidR="00A54F15" w:rsidRDefault="00A54F15" w:rsidP="000E4CBC">
      <w:pPr>
        <w:pStyle w:val="Titre1"/>
        <w:numPr>
          <w:ilvl w:val="0"/>
          <w:numId w:val="2"/>
        </w:numPr>
        <w:spacing w:line="360" w:lineRule="auto"/>
        <w:jc w:val="both"/>
        <w:rPr>
          <w:u w:val="none"/>
        </w:rPr>
      </w:pPr>
      <w:bookmarkStart w:id="18" w:name="_Toc204018098"/>
      <w:bookmarkStart w:id="19" w:name="_Toc204054513"/>
      <w:r>
        <w:rPr>
          <w:u w:val="none"/>
        </w:rPr>
        <w:lastRenderedPageBreak/>
        <w:t>Méthodologie technique</w:t>
      </w:r>
      <w:bookmarkEnd w:id="18"/>
      <w:bookmarkEnd w:id="19"/>
    </w:p>
    <w:p w14:paraId="7BE29FD2" w14:textId="6136CE5A" w:rsidR="00504527" w:rsidRDefault="00DF05B2" w:rsidP="00544D61">
      <w:r>
        <w:t>U</w:t>
      </w:r>
      <w:r w:rsidRPr="00DF05B2">
        <w:t xml:space="preserve">ne méthodologie rigoureuse a été élaborée, combinant la modélisation du réseau routier, l’application d’algorithmes d’optimisation, l’utilisation d’outils technologiques avancés et une validation des résultats. Afin de centraliser l’ensemble de ces étapes, incluant la gestion des données cartographiques, géographiques, la modélisation, les analyses statistiques et la visualisation des données ainsi que leurs statistiques descriptives, une application </w:t>
      </w:r>
      <w:r w:rsidRPr="00DF05B2">
        <w:rPr>
          <w:b/>
          <w:bCs/>
        </w:rPr>
        <w:t>R</w:t>
      </w:r>
      <w:r>
        <w:rPr>
          <w:b/>
          <w:bCs/>
        </w:rPr>
        <w:t xml:space="preserve"> </w:t>
      </w:r>
      <w:proofErr w:type="spellStart"/>
      <w:r>
        <w:rPr>
          <w:b/>
          <w:bCs/>
        </w:rPr>
        <w:t>shiny</w:t>
      </w:r>
      <w:proofErr w:type="spellEnd"/>
      <w:r w:rsidRPr="00DF05B2">
        <w:t xml:space="preserve"> a été développée. Cette </w:t>
      </w:r>
      <w:r w:rsidR="00E368B8">
        <w:t>dernière</w:t>
      </w:r>
      <w:r w:rsidRPr="00DF05B2">
        <w:t xml:space="preserve"> regroupe toutes les composantes du projet, permettant de traiter les données, d’exécuter les calculs et de visualiser les résultats de manière intégrée et interactive. Les étapes suivantes détaillent le processus technique mis en œuvre.</w:t>
      </w:r>
    </w:p>
    <w:p w14:paraId="163675F1" w14:textId="5D367256" w:rsidR="00E368B8" w:rsidRDefault="00E368B8" w:rsidP="000E4CBC">
      <w:pPr>
        <w:pStyle w:val="Paragraphedeliste"/>
        <w:numPr>
          <w:ilvl w:val="0"/>
          <w:numId w:val="11"/>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Représentation du réseau routier</w:t>
      </w:r>
    </w:p>
    <w:p w14:paraId="6C7F413B" w14:textId="7DF16B8E" w:rsidR="00E368B8" w:rsidRPr="00B62E43" w:rsidRDefault="00AB43C8" w:rsidP="00B62E43">
      <w:pPr>
        <w:pStyle w:val="NormalWeb"/>
        <w:spacing w:line="360" w:lineRule="auto"/>
        <w:jc w:val="both"/>
      </w:pPr>
      <w:r>
        <w:t>La modélisation du réseau routier constitue la première étape pour analyser les trajets entre Keur Massar et Dakar. Ce réseau est représenté sous forme d’un graphe mathématique, où les nœuds correspondent aux intersections majeures (ex. : carrefours) et les arcs aux segments routiers reliant ces points. Chaque arc est pondéré par des variables clés, telles que le temps de trajet, la distance, le temps de congestion et la qualité de la route. Les données, issues du CETUD et d’</w:t>
      </w:r>
      <w:proofErr w:type="spellStart"/>
      <w:r>
        <w:t>OpenStreetMap</w:t>
      </w:r>
      <w:proofErr w:type="spellEnd"/>
      <w:r>
        <w:t xml:space="preserve">, sont intégrées dans l’application R </w:t>
      </w:r>
      <w:proofErr w:type="spellStart"/>
      <w:r>
        <w:t>Shiny</w:t>
      </w:r>
      <w:proofErr w:type="spellEnd"/>
      <w:r>
        <w:t xml:space="preserve"> via la bibliothèque </w:t>
      </w:r>
      <w:proofErr w:type="spellStart"/>
      <w:r>
        <w:rPr>
          <w:rStyle w:val="text-sm"/>
          <w:rFonts w:eastAsiaTheme="majorEastAsia"/>
        </w:rPr>
        <w:t>sf</w:t>
      </w:r>
      <w:proofErr w:type="spellEnd"/>
      <w:r>
        <w:t xml:space="preserve"> pour créer une structure géospatiale robuste. La fonction </w:t>
      </w:r>
      <w:proofErr w:type="spellStart"/>
      <w:r>
        <w:rPr>
          <w:rStyle w:val="text-sm"/>
          <w:rFonts w:eastAsiaTheme="majorEastAsia"/>
        </w:rPr>
        <w:t>generate_realistic_data</w:t>
      </w:r>
      <w:proofErr w:type="spellEnd"/>
      <w:r>
        <w:t xml:space="preserve"> de l’application génère des données simulées pour 500 travailleurs, incluant des coordonnées géographique</w:t>
      </w:r>
      <w:r w:rsidR="00C262DA">
        <w:t>s</w:t>
      </w:r>
      <w:r>
        <w:t xml:space="preserve"> et des caractéristiques des routes. Cette représentation, visualisée</w:t>
      </w:r>
      <w:r w:rsidR="00B9062C">
        <w:t xml:space="preserve"> </w:t>
      </w:r>
      <w:r>
        <w:t>dans l’onglet Cartographie, permet de cartographier les itinéraires et de préparer l’application des algorithmes d’optimisation.</w:t>
      </w:r>
    </w:p>
    <w:p w14:paraId="25C9DC3D" w14:textId="75C33789" w:rsidR="00E368B8" w:rsidRPr="00AA61EC" w:rsidRDefault="00E368B8" w:rsidP="000E4CBC">
      <w:pPr>
        <w:pStyle w:val="Paragraphedeliste"/>
        <w:numPr>
          <w:ilvl w:val="0"/>
          <w:numId w:val="11"/>
        </w:numPr>
        <w:rPr>
          <w:rFonts w:eastAsia="Times New Roman" w:cs="Times New Roman"/>
          <w:b/>
          <w:bCs/>
          <w:color w:val="2F5496" w:themeColor="accent5" w:themeShade="BF"/>
          <w:sz w:val="26"/>
          <w:szCs w:val="26"/>
          <w:lang w:eastAsia="fr-FR"/>
        </w:rPr>
      </w:pPr>
      <w:r w:rsidRPr="00E368B8">
        <w:rPr>
          <w:rFonts w:eastAsia="Times New Roman" w:cs="Times New Roman"/>
          <w:b/>
          <w:bCs/>
          <w:color w:val="2F5496" w:themeColor="accent5" w:themeShade="BF"/>
          <w:sz w:val="26"/>
          <w:szCs w:val="26"/>
          <w:lang w:eastAsia="fr-FR"/>
        </w:rPr>
        <w:t>Analyse comparative et validation</w:t>
      </w:r>
    </w:p>
    <w:p w14:paraId="3F93BE5A" w14:textId="09D4A0EA" w:rsidR="00E368B8" w:rsidRPr="00AA61EC" w:rsidRDefault="00B62E43" w:rsidP="00F8568F">
      <w:pPr>
        <w:pStyle w:val="NormalWeb"/>
        <w:spacing w:line="360" w:lineRule="auto"/>
        <w:jc w:val="both"/>
      </w:pPr>
      <w:r w:rsidRPr="00AA61EC">
        <w:t xml:space="preserve">Pour évaluer la pertinence des itinéraires optimaux identifiés, l’étude compare les résultats des algorithmes d’optimisation aux trajets réellement empruntés par les travailleurs. Les données collectées, incluant </w:t>
      </w:r>
      <w:proofErr w:type="spellStart"/>
      <w:r w:rsidRPr="00AA61EC">
        <w:rPr>
          <w:rStyle w:val="text-sm"/>
          <w:rFonts w:eastAsiaTheme="majorEastAsia"/>
        </w:rPr>
        <w:t>route_selected</w:t>
      </w:r>
      <w:proofErr w:type="spellEnd"/>
      <w:r w:rsidRPr="00AA61EC">
        <w:t xml:space="preserve">, </w:t>
      </w:r>
      <w:proofErr w:type="spellStart"/>
      <w:r w:rsidRPr="00AA61EC">
        <w:rPr>
          <w:rStyle w:val="text-sm"/>
          <w:rFonts w:eastAsiaTheme="majorEastAsia"/>
        </w:rPr>
        <w:t>travel_time</w:t>
      </w:r>
      <w:proofErr w:type="spellEnd"/>
      <w:r w:rsidRPr="00AA61EC">
        <w:t xml:space="preserve"> et </w:t>
      </w:r>
      <w:proofErr w:type="spellStart"/>
      <w:r w:rsidRPr="00AA61EC">
        <w:rPr>
          <w:rStyle w:val="text-sm"/>
          <w:rFonts w:eastAsiaTheme="majorEastAsia"/>
        </w:rPr>
        <w:t>congestion_time</w:t>
      </w:r>
      <w:proofErr w:type="spellEnd"/>
      <w:r w:rsidRPr="00AA61EC">
        <w:t xml:space="preserve">, sont confrontées aux itinéraires calculés par les fonctions </w:t>
      </w:r>
      <w:proofErr w:type="spellStart"/>
      <w:r w:rsidRPr="00AA61EC">
        <w:rPr>
          <w:rStyle w:val="text-sm"/>
          <w:rFonts w:eastAsiaTheme="majorEastAsia"/>
        </w:rPr>
        <w:t>optimize_route_dijkstra</w:t>
      </w:r>
      <w:proofErr w:type="spellEnd"/>
      <w:r w:rsidRPr="00AA61EC">
        <w:t xml:space="preserve"> et </w:t>
      </w:r>
      <w:proofErr w:type="spellStart"/>
      <w:r w:rsidRPr="00AA61EC">
        <w:rPr>
          <w:rStyle w:val="text-sm"/>
          <w:rFonts w:eastAsiaTheme="majorEastAsia"/>
        </w:rPr>
        <w:t>optimize_route_astar</w:t>
      </w:r>
      <w:proofErr w:type="spellEnd"/>
      <w:r w:rsidRPr="00AA61EC">
        <w:t xml:space="preserve"> dans l’onglet Simulation de l’application R </w:t>
      </w:r>
      <w:proofErr w:type="spellStart"/>
      <w:r w:rsidRPr="00AA61EC">
        <w:t>Shiny</w:t>
      </w:r>
      <w:proofErr w:type="spellEnd"/>
      <w:r w:rsidRPr="00AA61EC">
        <w:t xml:space="preserve">. Cette comparaison, visualisée via des graphiques, met en évidence les écarts entre les temps de trajet réels et prédits, ainsi que les gains potentiels en temps et en coût. </w:t>
      </w:r>
      <w:r w:rsidR="009E7760" w:rsidRPr="00AA61EC">
        <w:t xml:space="preserve">Les statistiques descriptives </w:t>
      </w:r>
      <w:r w:rsidRPr="00AA61EC">
        <w:t xml:space="preserve">affichées dans l’onglet Statistiques Descriptives, permettent d’évaluer quantitativement les performances des itinéraires (ex. : </w:t>
      </w:r>
      <w:r w:rsidR="00C262DA" w:rsidRPr="00AA61EC">
        <w:t xml:space="preserve">durée </w:t>
      </w:r>
      <w:r w:rsidRPr="00AA61EC">
        <w:t xml:space="preserve">moyenne </w:t>
      </w:r>
      <w:r w:rsidR="00C262DA" w:rsidRPr="00AA61EC">
        <w:t>de trajet</w:t>
      </w:r>
      <w:r w:rsidRPr="00AA61EC">
        <w:t xml:space="preserve"> par route, impact de </w:t>
      </w:r>
      <w:r w:rsidR="009E7760" w:rsidRPr="00AA61EC">
        <w:t xml:space="preserve">la </w:t>
      </w:r>
      <w:r w:rsidR="009E7760" w:rsidRPr="00AA61EC">
        <w:rPr>
          <w:rStyle w:val="text-sm"/>
          <w:rFonts w:eastAsiaTheme="majorEastAsia"/>
        </w:rPr>
        <w:t>congestion)</w:t>
      </w:r>
      <w:r w:rsidRPr="00AA61EC">
        <w:t xml:space="preserve">. La validation s’appuie également sur des métriques de performance (RMSE, MAE, R²) calculées dans l’onglet Modélisation pour les prédictions de temps de trajet, assurant la fiabilité des modèles </w:t>
      </w:r>
      <w:proofErr w:type="spellStart"/>
      <w:r w:rsidRPr="00AA61EC">
        <w:t>Random</w:t>
      </w:r>
      <w:proofErr w:type="spellEnd"/>
      <w:r w:rsidRPr="00AA61EC">
        <w:t xml:space="preserve"> Forest, Régression Linéaire ou SVM. Ces analyses, centralisées dans l’application </w:t>
      </w:r>
      <w:r w:rsidRPr="00AA61EC">
        <w:lastRenderedPageBreak/>
        <w:t xml:space="preserve">R </w:t>
      </w:r>
      <w:proofErr w:type="spellStart"/>
      <w:r w:rsidRPr="00AA61EC">
        <w:t>Shiny</w:t>
      </w:r>
      <w:proofErr w:type="spellEnd"/>
      <w:r w:rsidRPr="00AA61EC">
        <w:t>, confirment l’efficacité des recommandations et orientent les propositions d’amélioration des infrastructures et des horaires.</w:t>
      </w:r>
    </w:p>
    <w:p w14:paraId="00C9B360" w14:textId="3A1A6BAB" w:rsidR="00A54F15" w:rsidRDefault="002B3C52" w:rsidP="000E4CBC">
      <w:pPr>
        <w:pStyle w:val="Titre1"/>
        <w:numPr>
          <w:ilvl w:val="0"/>
          <w:numId w:val="2"/>
        </w:numPr>
        <w:spacing w:line="360" w:lineRule="auto"/>
        <w:jc w:val="both"/>
        <w:rPr>
          <w:u w:val="none"/>
        </w:rPr>
      </w:pPr>
      <w:bookmarkStart w:id="20" w:name="_Toc204054514"/>
      <w:r w:rsidRPr="00AA61EC">
        <w:rPr>
          <w:u w:val="none"/>
        </w:rPr>
        <w:t>Modélisation pour la prédiction des temps de trajets</w:t>
      </w:r>
      <w:bookmarkEnd w:id="20"/>
    </w:p>
    <w:p w14:paraId="6482F613" w14:textId="72B40AA0" w:rsidR="008E12EA" w:rsidRDefault="00F8568F" w:rsidP="000E4CBC">
      <w:pPr>
        <w:pStyle w:val="Paragraphedeliste"/>
        <w:numPr>
          <w:ilvl w:val="0"/>
          <w:numId w:val="13"/>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Description de la modélisation</w:t>
      </w:r>
    </w:p>
    <w:p w14:paraId="671E68DC" w14:textId="67DEC769" w:rsidR="00504527" w:rsidRPr="00AA61EC" w:rsidRDefault="002B3C52" w:rsidP="00F8568F">
      <w:r w:rsidRPr="00AA61EC">
        <w:t xml:space="preserve">La modélisation est implémentée dans l’onglet Modélisation de l’application, définie dans le fichier </w:t>
      </w:r>
      <w:proofErr w:type="spellStart"/>
      <w:r w:rsidRPr="00AA61EC">
        <w:t>modelisation.R</w:t>
      </w:r>
      <w:proofErr w:type="spellEnd"/>
      <w:r w:rsidRPr="00AA61EC">
        <w:t>. Elle vise à prédire les temps de trajet (</w:t>
      </w:r>
      <w:proofErr w:type="spellStart"/>
      <w:r w:rsidRPr="00AA61EC">
        <w:t>travel_time</w:t>
      </w:r>
      <w:proofErr w:type="spellEnd"/>
      <w:r w:rsidRPr="00AA61EC">
        <w:t>) en fonction de variables explicatives telles que le temps de congestion (</w:t>
      </w:r>
      <w:proofErr w:type="spellStart"/>
      <w:r w:rsidRPr="00AA61EC">
        <w:t>congestion_time</w:t>
      </w:r>
      <w:proofErr w:type="spellEnd"/>
      <w:r w:rsidRPr="00AA61EC">
        <w:t>), la longueur de la route (</w:t>
      </w:r>
      <w:proofErr w:type="spellStart"/>
      <w:r w:rsidRPr="00AA61EC">
        <w:t>route_length</w:t>
      </w:r>
      <w:proofErr w:type="spellEnd"/>
      <w:r w:rsidRPr="00AA61EC">
        <w:t>), le volume de trafic (</w:t>
      </w:r>
      <w:proofErr w:type="spellStart"/>
      <w:r w:rsidRPr="00AA61EC">
        <w:t>traffic_volume</w:t>
      </w:r>
      <w:proofErr w:type="spellEnd"/>
      <w:r w:rsidRPr="00AA61EC">
        <w:t>), la densité de congestion (</w:t>
      </w:r>
      <w:proofErr w:type="spellStart"/>
      <w:r w:rsidRPr="00AA61EC">
        <w:t>congestion_density</w:t>
      </w:r>
      <w:proofErr w:type="spellEnd"/>
      <w:r w:rsidRPr="00AA61EC">
        <w:t>), la consommation de carburant (</w:t>
      </w:r>
      <w:proofErr w:type="spellStart"/>
      <w:r w:rsidRPr="00AA61EC">
        <w:t>fuel_consumption</w:t>
      </w:r>
      <w:proofErr w:type="spellEnd"/>
      <w:r w:rsidRPr="00AA61EC">
        <w:t>), le type de véhicule (</w:t>
      </w:r>
      <w:proofErr w:type="spellStart"/>
      <w:r w:rsidRPr="00AA61EC">
        <w:t>vehicle_type</w:t>
      </w:r>
      <w:proofErr w:type="spellEnd"/>
      <w:r w:rsidRPr="00AA61EC">
        <w:t>), la route sélectionnée (</w:t>
      </w:r>
      <w:proofErr w:type="spellStart"/>
      <w:r w:rsidRPr="00AA61EC">
        <w:t>route_selected</w:t>
      </w:r>
      <w:proofErr w:type="spellEnd"/>
      <w:r w:rsidRPr="00AA61EC">
        <w:t>) et l’heure de départ (</w:t>
      </w:r>
      <w:proofErr w:type="spellStart"/>
      <w:r w:rsidRPr="00AA61EC">
        <w:t>departure_time</w:t>
      </w:r>
      <w:proofErr w:type="spellEnd"/>
      <w:r w:rsidRPr="00AA61EC">
        <w:t>). Trois types de modèles sont pris en charge :</w:t>
      </w:r>
    </w:p>
    <w:p w14:paraId="0145D9A6" w14:textId="5F589534" w:rsidR="00AA61EC" w:rsidRPr="00AA61EC" w:rsidRDefault="002B3C52" w:rsidP="000E4CBC">
      <w:pPr>
        <w:pStyle w:val="Paragraphedeliste"/>
        <w:numPr>
          <w:ilvl w:val="0"/>
          <w:numId w:val="12"/>
        </w:numPr>
      </w:pPr>
      <w:proofErr w:type="spellStart"/>
      <w:r w:rsidRPr="00AA61EC">
        <w:rPr>
          <w:b/>
          <w:bCs/>
        </w:rPr>
        <w:t>Random</w:t>
      </w:r>
      <w:proofErr w:type="spellEnd"/>
      <w:r w:rsidRPr="00AA61EC">
        <w:rPr>
          <w:b/>
          <w:bCs/>
        </w:rPr>
        <w:t xml:space="preserve"> Forest :</w:t>
      </w:r>
      <w:r w:rsidRPr="00AA61EC">
        <w:t xml:space="preserve"> Un modèle d’ensemble basé sur de multiples arbres de décision, robuste aux données bruitées et capable de capturer des relations non linéaires. </w:t>
      </w:r>
      <w:r w:rsidR="00AA61EC" w:rsidRPr="00AA61EC">
        <w:t>Son équation est</w:t>
      </w:r>
      <w:r w:rsidR="00C97F64">
        <w:t xml:space="preserve"> la suivante :</w:t>
      </w:r>
    </w:p>
    <w:p w14:paraId="6FBB5958" w14:textId="77777777" w:rsidR="00AA61EC" w:rsidRPr="00AA61EC" w:rsidRDefault="00D10E68" w:rsidP="00AA61EC">
      <w:pPr>
        <w:pStyle w:val="Compact"/>
        <w:spacing w:line="360" w:lineRule="auto"/>
        <w:ind w:firstLine="360"/>
        <w:jc w:val="both"/>
        <w:rPr>
          <w:rFonts w:ascii="Times New Roman" w:hAnsi="Times New Roman" w:cs="Times New Roman"/>
          <w:lang w:val="fr-FR"/>
        </w:rPr>
      </w:pPr>
      <m:oMathPara>
        <m:oMathParaPr>
          <m:jc m:val="center"/>
        </m:oMathParaPr>
        <m:oMath>
          <m:acc>
            <m:accPr>
              <m:ctrlPr>
                <w:rPr>
                  <w:rFonts w:ascii="Cambria Math" w:hAnsi="Cambria Math" w:cs="Times New Roman"/>
                  <w:lang w:val="fr-FR"/>
                </w:rPr>
              </m:ctrlPr>
            </m:accPr>
            <m:e>
              <m:r>
                <w:rPr>
                  <w:rFonts w:ascii="Cambria Math" w:hAnsi="Cambria Math" w:cs="Times New Roman"/>
                  <w:lang w:val="fr-FR"/>
                </w:rPr>
                <m:t>y</m:t>
              </m:r>
            </m:e>
          </m:acc>
          <m:r>
            <m:rPr>
              <m:sty m:val="p"/>
            </m:rPr>
            <w:rPr>
              <w:rFonts w:ascii="Cambria Math" w:hAnsi="Cambria Math" w:cs="Times New Roman"/>
              <w:lang w:val="fr-FR"/>
            </w:rPr>
            <m:t>=</m:t>
          </m:r>
          <m:f>
            <m:fPr>
              <m:ctrlPr>
                <w:rPr>
                  <w:rFonts w:ascii="Cambria Math" w:hAnsi="Cambria Math" w:cs="Times New Roman"/>
                  <w:lang w:val="fr-FR"/>
                </w:rPr>
              </m:ctrlPr>
            </m:fPr>
            <m:num>
              <m:r>
                <w:rPr>
                  <w:rFonts w:ascii="Cambria Math" w:hAnsi="Cambria Math" w:cs="Times New Roman"/>
                  <w:lang w:val="fr-FR"/>
                </w:rPr>
                <m:t>1</m:t>
              </m:r>
            </m:num>
            <m:den>
              <m:r>
                <w:rPr>
                  <w:rFonts w:ascii="Cambria Math" w:hAnsi="Cambria Math" w:cs="Times New Roman"/>
                  <w:lang w:val="fr-FR"/>
                </w:rPr>
                <m:t>T</m:t>
              </m:r>
            </m:den>
          </m:f>
          <m:nary>
            <m:naryPr>
              <m:chr m:val="∑"/>
              <m:limLoc m:val="undOvr"/>
              <m:ctrlPr>
                <w:rPr>
                  <w:rFonts w:ascii="Cambria Math" w:hAnsi="Cambria Math" w:cs="Times New Roman"/>
                  <w:lang w:val="fr-FR"/>
                </w:rPr>
              </m:ctrlPr>
            </m:naryPr>
            <m:sub>
              <m:r>
                <w:rPr>
                  <w:rFonts w:ascii="Cambria Math" w:hAnsi="Cambria Math" w:cs="Times New Roman"/>
                  <w:lang w:val="fr-FR"/>
                </w:rPr>
                <m:t>t</m:t>
              </m:r>
              <m:r>
                <m:rPr>
                  <m:sty m:val="p"/>
                </m:rPr>
                <w:rPr>
                  <w:rFonts w:ascii="Cambria Math" w:hAnsi="Cambria Math" w:cs="Times New Roman"/>
                  <w:lang w:val="fr-FR"/>
                </w:rPr>
                <m:t>=</m:t>
              </m:r>
              <m:r>
                <w:rPr>
                  <w:rFonts w:ascii="Cambria Math" w:hAnsi="Cambria Math" w:cs="Times New Roman"/>
                  <w:lang w:val="fr-FR"/>
                </w:rPr>
                <m:t>1</m:t>
              </m:r>
            </m:sub>
            <m:sup>
              <m:r>
                <w:rPr>
                  <w:rFonts w:ascii="Cambria Math" w:hAnsi="Cambria Math" w:cs="Times New Roman"/>
                  <w:lang w:val="fr-FR"/>
                </w:rPr>
                <m:t>T</m:t>
              </m:r>
            </m:sup>
            <m:e>
              <m:sSub>
                <m:sSubPr>
                  <m:ctrlPr>
                    <w:rPr>
                      <w:rFonts w:ascii="Cambria Math" w:hAnsi="Cambria Math" w:cs="Times New Roman"/>
                      <w:lang w:val="fr-FR"/>
                    </w:rPr>
                  </m:ctrlPr>
                </m:sSubPr>
                <m:e>
                  <m:r>
                    <w:rPr>
                      <w:rFonts w:ascii="Cambria Math" w:hAnsi="Cambria Math" w:cs="Times New Roman"/>
                      <w:lang w:val="fr-FR"/>
                    </w:rPr>
                    <m:t>h</m:t>
                  </m:r>
                </m:e>
                <m:sub>
                  <m:r>
                    <w:rPr>
                      <w:rFonts w:ascii="Cambria Math" w:hAnsi="Cambria Math" w:cs="Times New Roman"/>
                      <w:lang w:val="fr-FR"/>
                    </w:rPr>
                    <m:t>t</m:t>
                  </m:r>
                </m:sub>
              </m:sSub>
            </m:e>
          </m:nary>
          <m:d>
            <m:dPr>
              <m:ctrlPr>
                <w:rPr>
                  <w:rFonts w:ascii="Cambria Math" w:hAnsi="Cambria Math" w:cs="Times New Roman"/>
                  <w:lang w:val="fr-FR"/>
                </w:rPr>
              </m:ctrlPr>
            </m:dPr>
            <m:e>
              <m:r>
                <w:rPr>
                  <w:rFonts w:ascii="Cambria Math" w:hAnsi="Cambria Math" w:cs="Times New Roman"/>
                  <w:lang w:val="fr-FR"/>
                </w:rPr>
                <m:t>x</m:t>
              </m:r>
            </m:e>
          </m:d>
        </m:oMath>
      </m:oMathPara>
    </w:p>
    <w:p w14:paraId="65570EE8" w14:textId="77777777" w:rsidR="00AA61EC" w:rsidRPr="00AA61EC" w:rsidRDefault="00AA61EC" w:rsidP="00AA61EC"/>
    <w:p w14:paraId="5DDE24A2" w14:textId="636F941C" w:rsidR="002B3C52" w:rsidRPr="00AA61EC" w:rsidRDefault="002B3C52" w:rsidP="000E4CBC">
      <w:pPr>
        <w:pStyle w:val="Paragraphedeliste"/>
        <w:numPr>
          <w:ilvl w:val="0"/>
          <w:numId w:val="12"/>
        </w:numPr>
      </w:pPr>
      <w:r w:rsidRPr="00AA61EC">
        <w:rPr>
          <w:b/>
          <w:bCs/>
        </w:rPr>
        <w:t>Régression Linéaire :</w:t>
      </w:r>
      <w:r w:rsidRPr="00AA61EC">
        <w:t xml:space="preserve"> Un modèle statistique qui suppose une relation linéaire entre les variables explicatives et le temps de trajet. </w:t>
      </w:r>
    </w:p>
    <w:p w14:paraId="0939D958" w14:textId="77777777" w:rsidR="00AA61EC" w:rsidRPr="00AA61EC" w:rsidRDefault="00D10E68" w:rsidP="00AA61EC">
      <w:pPr>
        <w:pStyle w:val="Compact"/>
        <w:spacing w:line="360" w:lineRule="auto"/>
        <w:ind w:left="720"/>
        <w:jc w:val="both"/>
        <w:rPr>
          <w:rFonts w:ascii="Times New Roman" w:hAnsi="Times New Roman" w:cs="Times New Roman"/>
          <w:lang w:val="fr-FR"/>
        </w:rPr>
      </w:pPr>
      <m:oMathPara>
        <m:oMathParaPr>
          <m:jc m:val="center"/>
        </m:oMathParaPr>
        <m:oMath>
          <m:acc>
            <m:accPr>
              <m:ctrlPr>
                <w:rPr>
                  <w:rFonts w:ascii="Cambria Math" w:hAnsi="Cambria Math" w:cs="Times New Roman"/>
                  <w:lang w:val="fr-FR"/>
                </w:rPr>
              </m:ctrlPr>
            </m:accPr>
            <m:e>
              <m:r>
                <w:rPr>
                  <w:rFonts w:ascii="Cambria Math" w:hAnsi="Cambria Math" w:cs="Times New Roman"/>
                  <w:lang w:val="fr-FR"/>
                </w:rPr>
                <m:t>y</m:t>
              </m:r>
            </m:e>
          </m:acc>
          <m:r>
            <m:rPr>
              <m:sty m:val="p"/>
            </m:rPr>
            <w:rPr>
              <w:rFonts w:ascii="Cambria Math" w:hAnsi="Cambria Math" w:cs="Times New Roman"/>
              <w:lang w:val="fr-FR"/>
            </w:rPr>
            <m:t>=</m:t>
          </m:r>
          <m:sSub>
            <m:sSubPr>
              <m:ctrlPr>
                <w:rPr>
                  <w:rFonts w:ascii="Cambria Math" w:hAnsi="Cambria Math" w:cs="Times New Roman"/>
                  <w:lang w:val="fr-FR"/>
                </w:rPr>
              </m:ctrlPr>
            </m:sSubPr>
            <m:e>
              <m:r>
                <w:rPr>
                  <w:rFonts w:ascii="Cambria Math" w:hAnsi="Cambria Math" w:cs="Times New Roman"/>
                  <w:lang w:val="fr-FR"/>
                </w:rPr>
                <m:t>β</m:t>
              </m:r>
            </m:e>
            <m:sub>
              <m:r>
                <w:rPr>
                  <w:rFonts w:ascii="Cambria Math" w:hAnsi="Cambria Math" w:cs="Times New Roman"/>
                  <w:lang w:val="fr-FR"/>
                </w:rPr>
                <m:t>0</m:t>
              </m:r>
            </m:sub>
          </m:sSub>
          <m:r>
            <m:rPr>
              <m:sty m:val="p"/>
            </m:rPr>
            <w:rPr>
              <w:rFonts w:ascii="Cambria Math" w:hAnsi="Cambria Math" w:cs="Times New Roman"/>
              <w:lang w:val="fr-FR"/>
            </w:rPr>
            <m:t>+</m:t>
          </m:r>
          <m:sSub>
            <m:sSubPr>
              <m:ctrlPr>
                <w:rPr>
                  <w:rFonts w:ascii="Cambria Math" w:hAnsi="Cambria Math" w:cs="Times New Roman"/>
                  <w:lang w:val="fr-FR"/>
                </w:rPr>
              </m:ctrlPr>
            </m:sSubPr>
            <m:e>
              <m:r>
                <w:rPr>
                  <w:rFonts w:ascii="Cambria Math" w:hAnsi="Cambria Math" w:cs="Times New Roman"/>
                  <w:lang w:val="fr-FR"/>
                </w:rPr>
                <m:t>β</m:t>
              </m:r>
            </m:e>
            <m:sub>
              <m:r>
                <w:rPr>
                  <w:rFonts w:ascii="Cambria Math" w:hAnsi="Cambria Math" w:cs="Times New Roman"/>
                  <w:lang w:val="fr-FR"/>
                </w:rPr>
                <m:t>1</m:t>
              </m:r>
            </m:sub>
          </m:sSub>
          <m:sSub>
            <m:sSubPr>
              <m:ctrlPr>
                <w:rPr>
                  <w:rFonts w:ascii="Cambria Math" w:hAnsi="Cambria Math" w:cs="Times New Roman"/>
                  <w:lang w:val="fr-FR"/>
                </w:rPr>
              </m:ctrlPr>
            </m:sSubPr>
            <m:e>
              <m:r>
                <w:rPr>
                  <w:rFonts w:ascii="Cambria Math" w:hAnsi="Cambria Math" w:cs="Times New Roman"/>
                  <w:lang w:val="fr-FR"/>
                </w:rPr>
                <m:t>x</m:t>
              </m:r>
            </m:e>
            <m:sub>
              <m:r>
                <w:rPr>
                  <w:rFonts w:ascii="Cambria Math" w:hAnsi="Cambria Math" w:cs="Times New Roman"/>
                  <w:lang w:val="fr-FR"/>
                </w:rPr>
                <m:t>1</m:t>
              </m:r>
            </m:sub>
          </m:sSub>
          <m:r>
            <m:rPr>
              <m:sty m:val="p"/>
            </m:rPr>
            <w:rPr>
              <w:rFonts w:ascii="Cambria Math" w:hAnsi="Cambria Math" w:cs="Times New Roman"/>
              <w:lang w:val="fr-FR"/>
            </w:rPr>
            <m:t>+</m:t>
          </m:r>
          <m:sSub>
            <m:sSubPr>
              <m:ctrlPr>
                <w:rPr>
                  <w:rFonts w:ascii="Cambria Math" w:hAnsi="Cambria Math" w:cs="Times New Roman"/>
                  <w:lang w:val="fr-FR"/>
                </w:rPr>
              </m:ctrlPr>
            </m:sSubPr>
            <m:e>
              <m:r>
                <w:rPr>
                  <w:rFonts w:ascii="Cambria Math" w:hAnsi="Cambria Math" w:cs="Times New Roman"/>
                  <w:lang w:val="fr-FR"/>
                </w:rPr>
                <m:t>β</m:t>
              </m:r>
            </m:e>
            <m:sub>
              <m:r>
                <w:rPr>
                  <w:rFonts w:ascii="Cambria Math" w:hAnsi="Cambria Math" w:cs="Times New Roman"/>
                  <w:lang w:val="fr-FR"/>
                </w:rPr>
                <m:t>2</m:t>
              </m:r>
            </m:sub>
          </m:sSub>
          <m:sSub>
            <m:sSubPr>
              <m:ctrlPr>
                <w:rPr>
                  <w:rFonts w:ascii="Cambria Math" w:hAnsi="Cambria Math" w:cs="Times New Roman"/>
                  <w:lang w:val="fr-FR"/>
                </w:rPr>
              </m:ctrlPr>
            </m:sSubPr>
            <m:e>
              <m:r>
                <w:rPr>
                  <w:rFonts w:ascii="Cambria Math" w:hAnsi="Cambria Math" w:cs="Times New Roman"/>
                  <w:lang w:val="fr-FR"/>
                </w:rPr>
                <m:t>x</m:t>
              </m:r>
            </m:e>
            <m:sub>
              <m:r>
                <w:rPr>
                  <w:rFonts w:ascii="Cambria Math" w:hAnsi="Cambria Math" w:cs="Times New Roman"/>
                  <w:lang w:val="fr-FR"/>
                </w:rPr>
                <m:t>2</m:t>
              </m:r>
            </m:sub>
          </m:sSub>
          <m:r>
            <m:rPr>
              <m:sty m:val="p"/>
            </m:rPr>
            <w:rPr>
              <w:rFonts w:ascii="Cambria Math" w:hAnsi="Cambria Math" w:cs="Times New Roman"/>
              <w:lang w:val="fr-FR"/>
            </w:rPr>
            <m:t>+⋯+</m:t>
          </m:r>
          <m:sSub>
            <m:sSubPr>
              <m:ctrlPr>
                <w:rPr>
                  <w:rFonts w:ascii="Cambria Math" w:hAnsi="Cambria Math" w:cs="Times New Roman"/>
                  <w:lang w:val="fr-FR"/>
                </w:rPr>
              </m:ctrlPr>
            </m:sSubPr>
            <m:e>
              <m:r>
                <w:rPr>
                  <w:rFonts w:ascii="Cambria Math" w:hAnsi="Cambria Math" w:cs="Times New Roman"/>
                  <w:lang w:val="fr-FR"/>
                </w:rPr>
                <m:t>β</m:t>
              </m:r>
            </m:e>
            <m:sub>
              <m:r>
                <w:rPr>
                  <w:rFonts w:ascii="Cambria Math" w:hAnsi="Cambria Math" w:cs="Times New Roman"/>
                  <w:lang w:val="fr-FR"/>
                </w:rPr>
                <m:t>n</m:t>
              </m:r>
            </m:sub>
          </m:sSub>
          <m:sSub>
            <m:sSubPr>
              <m:ctrlPr>
                <w:rPr>
                  <w:rFonts w:ascii="Cambria Math" w:hAnsi="Cambria Math" w:cs="Times New Roman"/>
                  <w:lang w:val="fr-FR"/>
                </w:rPr>
              </m:ctrlPr>
            </m:sSubPr>
            <m:e>
              <m:r>
                <w:rPr>
                  <w:rFonts w:ascii="Cambria Math" w:hAnsi="Cambria Math" w:cs="Times New Roman"/>
                  <w:lang w:val="fr-FR"/>
                </w:rPr>
                <m:t>x</m:t>
              </m:r>
            </m:e>
            <m:sub>
              <m:r>
                <w:rPr>
                  <w:rFonts w:ascii="Cambria Math" w:hAnsi="Cambria Math" w:cs="Times New Roman"/>
                  <w:lang w:val="fr-FR"/>
                </w:rPr>
                <m:t>n</m:t>
              </m:r>
            </m:sub>
          </m:sSub>
        </m:oMath>
      </m:oMathPara>
    </w:p>
    <w:p w14:paraId="4A91D8C7" w14:textId="765D75F4" w:rsidR="00AA61EC" w:rsidRPr="00AA61EC" w:rsidRDefault="00AA61EC" w:rsidP="00AA61EC">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où </w:t>
      </w:r>
      <m:oMath>
        <m:acc>
          <m:accPr>
            <m:ctrlPr>
              <w:rPr>
                <w:rFonts w:ascii="Cambria Math" w:hAnsi="Cambria Math" w:cs="Times New Roman"/>
                <w:lang w:val="fr-FR"/>
              </w:rPr>
            </m:ctrlPr>
          </m:accPr>
          <m:e>
            <m:r>
              <w:rPr>
                <w:rFonts w:ascii="Cambria Math" w:hAnsi="Cambria Math" w:cs="Times New Roman"/>
                <w:lang w:val="fr-FR"/>
              </w:rPr>
              <m:t>y</m:t>
            </m:r>
          </m:e>
        </m:acc>
      </m:oMath>
      <w:r w:rsidRPr="00AA61EC">
        <w:rPr>
          <w:rFonts w:ascii="Times New Roman" w:hAnsi="Times New Roman" w:cs="Times New Roman"/>
          <w:lang w:val="fr-FR"/>
        </w:rPr>
        <w:t xml:space="preserve"> est le temps de trajet prédit, </w:t>
      </w:r>
      <m:oMath>
        <m:sSub>
          <m:sSubPr>
            <m:ctrlPr>
              <w:rPr>
                <w:rFonts w:ascii="Cambria Math" w:hAnsi="Cambria Math" w:cs="Times New Roman"/>
                <w:lang w:val="fr-FR"/>
              </w:rPr>
            </m:ctrlPr>
          </m:sSubPr>
          <m:e>
            <m:r>
              <w:rPr>
                <w:rFonts w:ascii="Cambria Math" w:hAnsi="Cambria Math" w:cs="Times New Roman"/>
                <w:lang w:val="fr-FR"/>
              </w:rPr>
              <m:t>β</m:t>
            </m:r>
          </m:e>
          <m:sub>
            <m:r>
              <w:rPr>
                <w:rFonts w:ascii="Cambria Math" w:hAnsi="Cambria Math" w:cs="Times New Roman"/>
                <w:lang w:val="fr-FR"/>
              </w:rPr>
              <m:t>0</m:t>
            </m:r>
          </m:sub>
        </m:sSub>
      </m:oMath>
      <w:r w:rsidRPr="00AA61EC">
        <w:rPr>
          <w:rFonts w:ascii="Times New Roman" w:hAnsi="Times New Roman" w:cs="Times New Roman"/>
          <w:lang w:val="fr-FR"/>
        </w:rPr>
        <w:t xml:space="preserve"> est l’intercept, </w:t>
      </w:r>
      <m:oMath>
        <m:sSub>
          <m:sSubPr>
            <m:ctrlPr>
              <w:rPr>
                <w:rFonts w:ascii="Cambria Math" w:hAnsi="Cambria Math" w:cs="Times New Roman"/>
                <w:lang w:val="fr-FR"/>
              </w:rPr>
            </m:ctrlPr>
          </m:sSubPr>
          <m:e>
            <m:r>
              <w:rPr>
                <w:rFonts w:ascii="Cambria Math" w:hAnsi="Cambria Math" w:cs="Times New Roman"/>
                <w:lang w:val="fr-FR"/>
              </w:rPr>
              <m:t>β</m:t>
            </m:r>
          </m:e>
          <m:sub>
            <m:r>
              <w:rPr>
                <w:rFonts w:ascii="Cambria Math" w:hAnsi="Cambria Math" w:cs="Times New Roman"/>
                <w:lang w:val="fr-FR"/>
              </w:rPr>
              <m:t>i</m:t>
            </m:r>
          </m:sub>
        </m:sSub>
      </m:oMath>
      <w:r w:rsidRPr="00AA61EC">
        <w:rPr>
          <w:rFonts w:ascii="Times New Roman" w:hAnsi="Times New Roman" w:cs="Times New Roman"/>
          <w:lang w:val="fr-FR"/>
        </w:rPr>
        <w:t xml:space="preserve"> sont les coefficients des variables </w:t>
      </w:r>
      <m:oMath>
        <m:sSub>
          <m:sSubPr>
            <m:ctrlPr>
              <w:rPr>
                <w:rFonts w:ascii="Cambria Math" w:hAnsi="Cambria Math" w:cs="Times New Roman"/>
                <w:lang w:val="fr-FR"/>
              </w:rPr>
            </m:ctrlPr>
          </m:sSubPr>
          <m:e>
            <m:r>
              <w:rPr>
                <w:rFonts w:ascii="Cambria Math" w:hAnsi="Cambria Math" w:cs="Times New Roman"/>
                <w:lang w:val="fr-FR"/>
              </w:rPr>
              <m:t>x</m:t>
            </m:r>
          </m:e>
          <m:sub>
            <m:r>
              <w:rPr>
                <w:rFonts w:ascii="Cambria Math" w:hAnsi="Cambria Math" w:cs="Times New Roman"/>
                <w:lang w:val="fr-FR"/>
              </w:rPr>
              <m:t>i</m:t>
            </m:r>
          </m:sub>
        </m:sSub>
      </m:oMath>
      <w:r w:rsidRPr="00AA61EC">
        <w:rPr>
          <w:rFonts w:ascii="Times New Roman" w:hAnsi="Times New Roman" w:cs="Times New Roman"/>
          <w:lang w:val="fr-FR"/>
        </w:rPr>
        <w:t>.</w:t>
      </w:r>
    </w:p>
    <w:p w14:paraId="6894F271" w14:textId="6B6E0082" w:rsidR="002B3C52" w:rsidRPr="00AA61EC" w:rsidRDefault="002B3C52" w:rsidP="000E4CBC">
      <w:pPr>
        <w:pStyle w:val="Paragraphedeliste"/>
        <w:numPr>
          <w:ilvl w:val="0"/>
          <w:numId w:val="12"/>
        </w:numPr>
      </w:pPr>
      <w:r w:rsidRPr="00AA61EC">
        <w:rPr>
          <w:b/>
          <w:bCs/>
        </w:rPr>
        <w:t xml:space="preserve">Support </w:t>
      </w:r>
      <w:proofErr w:type="spellStart"/>
      <w:r w:rsidRPr="00AA61EC">
        <w:rPr>
          <w:b/>
          <w:bCs/>
        </w:rPr>
        <w:t>Vector</w:t>
      </w:r>
      <w:proofErr w:type="spellEnd"/>
      <w:r w:rsidRPr="00AA61EC">
        <w:rPr>
          <w:b/>
          <w:bCs/>
        </w:rPr>
        <w:t xml:space="preserve"> Machine (SVM) :</w:t>
      </w:r>
      <w:r w:rsidRPr="00AA61EC">
        <w:t xml:space="preserve"> Un modèle qui utilise un noyau radial pour modéliser des relations complexes dans un espace à haute dimension.</w:t>
      </w:r>
    </w:p>
    <w:p w14:paraId="2A87828D" w14:textId="77777777" w:rsidR="00AA61EC" w:rsidRPr="00AA61EC" w:rsidRDefault="00D10E68" w:rsidP="00AA61EC">
      <w:pPr>
        <w:pStyle w:val="Compact"/>
        <w:spacing w:line="360" w:lineRule="auto"/>
        <w:ind w:left="720"/>
        <w:jc w:val="both"/>
        <w:rPr>
          <w:rFonts w:ascii="Times New Roman" w:hAnsi="Times New Roman" w:cs="Times New Roman"/>
          <w:lang w:val="fr-FR"/>
        </w:rPr>
      </w:pPr>
      <m:oMathPara>
        <m:oMathParaPr>
          <m:jc m:val="center"/>
        </m:oMathParaPr>
        <m:oMath>
          <m:acc>
            <m:accPr>
              <m:ctrlPr>
                <w:rPr>
                  <w:rFonts w:ascii="Cambria Math" w:hAnsi="Cambria Math" w:cs="Times New Roman"/>
                  <w:lang w:val="fr-FR"/>
                </w:rPr>
              </m:ctrlPr>
            </m:accPr>
            <m:e>
              <m:r>
                <w:rPr>
                  <w:rFonts w:ascii="Cambria Math" w:hAnsi="Cambria Math" w:cs="Times New Roman"/>
                  <w:lang w:val="fr-FR"/>
                </w:rPr>
                <m:t>y</m:t>
              </m:r>
            </m:e>
          </m:acc>
          <m:r>
            <m:rPr>
              <m:sty m:val="p"/>
            </m:rPr>
            <w:rPr>
              <w:rFonts w:ascii="Cambria Math" w:hAnsi="Cambria Math" w:cs="Times New Roman"/>
              <w:lang w:val="fr-FR"/>
            </w:rPr>
            <m:t>=</m:t>
          </m:r>
          <m:nary>
            <m:naryPr>
              <m:chr m:val="∑"/>
              <m:limLoc m:val="undOvr"/>
              <m:ctrlPr>
                <w:rPr>
                  <w:rFonts w:ascii="Cambria Math" w:hAnsi="Cambria Math" w:cs="Times New Roman"/>
                  <w:lang w:val="fr-FR"/>
                </w:rPr>
              </m:ctrlPr>
            </m:naryPr>
            <m:sub>
              <m:r>
                <w:rPr>
                  <w:rFonts w:ascii="Cambria Math" w:hAnsi="Cambria Math" w:cs="Times New Roman"/>
                  <w:lang w:val="fr-FR"/>
                </w:rPr>
                <m:t>i</m:t>
              </m:r>
              <m:r>
                <m:rPr>
                  <m:sty m:val="p"/>
                </m:rPr>
                <w:rPr>
                  <w:rFonts w:ascii="Cambria Math" w:hAnsi="Cambria Math" w:cs="Times New Roman"/>
                  <w:lang w:val="fr-FR"/>
                </w:rPr>
                <m:t>=</m:t>
              </m:r>
              <m:r>
                <w:rPr>
                  <w:rFonts w:ascii="Cambria Math" w:hAnsi="Cambria Math" w:cs="Times New Roman"/>
                  <w:lang w:val="fr-FR"/>
                </w:rPr>
                <m:t>1</m:t>
              </m:r>
            </m:sub>
            <m:sup>
              <m:r>
                <w:rPr>
                  <w:rFonts w:ascii="Cambria Math" w:hAnsi="Cambria Math" w:cs="Times New Roman"/>
                  <w:lang w:val="fr-FR"/>
                </w:rPr>
                <m:t>N</m:t>
              </m:r>
            </m:sup>
            <m:e>
              <m:d>
                <m:dPr>
                  <m:ctrlPr>
                    <w:rPr>
                      <w:rFonts w:ascii="Cambria Math" w:hAnsi="Cambria Math" w:cs="Times New Roman"/>
                      <w:lang w:val="fr-FR"/>
                    </w:rPr>
                  </m:ctrlPr>
                </m:dPr>
                <m:e>
                  <m:sSub>
                    <m:sSubPr>
                      <m:ctrlPr>
                        <w:rPr>
                          <w:rFonts w:ascii="Cambria Math" w:hAnsi="Cambria Math" w:cs="Times New Roman"/>
                          <w:lang w:val="fr-FR"/>
                        </w:rPr>
                      </m:ctrlPr>
                    </m:sSubPr>
                    <m:e>
                      <m:r>
                        <w:rPr>
                          <w:rFonts w:ascii="Cambria Math" w:hAnsi="Cambria Math" w:cs="Times New Roman"/>
                          <w:lang w:val="fr-FR"/>
                        </w:rPr>
                        <m:t>α</m:t>
                      </m:r>
                    </m:e>
                    <m:sub>
                      <m:r>
                        <w:rPr>
                          <w:rFonts w:ascii="Cambria Math" w:hAnsi="Cambria Math" w:cs="Times New Roman"/>
                          <w:lang w:val="fr-FR"/>
                        </w:rPr>
                        <m:t>i</m:t>
                      </m:r>
                    </m:sub>
                  </m:sSub>
                  <m:r>
                    <m:rPr>
                      <m:sty m:val="p"/>
                    </m:rPr>
                    <w:rPr>
                      <w:rFonts w:ascii="Cambria Math" w:hAnsi="Cambria Math" w:cs="Times New Roman"/>
                      <w:lang w:val="fr-FR"/>
                    </w:rPr>
                    <m:t>-</m:t>
                  </m:r>
                  <m:sSubSup>
                    <m:sSubSupPr>
                      <m:ctrlPr>
                        <w:rPr>
                          <w:rFonts w:ascii="Cambria Math" w:hAnsi="Cambria Math" w:cs="Times New Roman"/>
                          <w:lang w:val="fr-FR"/>
                        </w:rPr>
                      </m:ctrlPr>
                    </m:sSubSupPr>
                    <m:e>
                      <m:r>
                        <w:rPr>
                          <w:rFonts w:ascii="Cambria Math" w:hAnsi="Cambria Math" w:cs="Times New Roman"/>
                          <w:lang w:val="fr-FR"/>
                        </w:rPr>
                        <m:t>α</m:t>
                      </m:r>
                    </m:e>
                    <m:sub>
                      <m:r>
                        <w:rPr>
                          <w:rFonts w:ascii="Cambria Math" w:hAnsi="Cambria Math" w:cs="Times New Roman"/>
                          <w:lang w:val="fr-FR"/>
                        </w:rPr>
                        <m:t>i</m:t>
                      </m:r>
                    </m:sub>
                    <m:sup>
                      <m:r>
                        <m:rPr>
                          <m:sty m:val="p"/>
                        </m:rPr>
                        <w:rPr>
                          <w:rFonts w:ascii="Cambria Math" w:hAnsi="Cambria Math" w:cs="Times New Roman"/>
                          <w:lang w:val="fr-FR"/>
                        </w:rPr>
                        <m:t>*</m:t>
                      </m:r>
                    </m:sup>
                  </m:sSubSup>
                </m:e>
              </m:d>
            </m:e>
          </m:nary>
          <m:r>
            <w:rPr>
              <w:rFonts w:ascii="Cambria Math" w:hAnsi="Cambria Math" w:cs="Times New Roman"/>
              <w:lang w:val="fr-FR"/>
            </w:rPr>
            <m:t>K</m:t>
          </m:r>
          <m:d>
            <m:dPr>
              <m:ctrlPr>
                <w:rPr>
                  <w:rFonts w:ascii="Cambria Math" w:hAnsi="Cambria Math" w:cs="Times New Roman"/>
                  <w:lang w:val="fr-FR"/>
                </w:rPr>
              </m:ctrlPr>
            </m:dPr>
            <m:e>
              <m:sSub>
                <m:sSubPr>
                  <m:ctrlPr>
                    <w:rPr>
                      <w:rFonts w:ascii="Cambria Math" w:hAnsi="Cambria Math" w:cs="Times New Roman"/>
                      <w:lang w:val="fr-FR"/>
                    </w:rPr>
                  </m:ctrlPr>
                </m:sSubPr>
                <m:e>
                  <m:r>
                    <w:rPr>
                      <w:rFonts w:ascii="Cambria Math" w:hAnsi="Cambria Math" w:cs="Times New Roman"/>
                      <w:lang w:val="fr-FR"/>
                    </w:rPr>
                    <m:t>x</m:t>
                  </m:r>
                </m:e>
                <m:sub>
                  <m:r>
                    <w:rPr>
                      <w:rFonts w:ascii="Cambria Math" w:hAnsi="Cambria Math" w:cs="Times New Roman"/>
                      <w:lang w:val="fr-FR"/>
                    </w:rPr>
                    <m:t>i</m:t>
                  </m:r>
                </m:sub>
              </m:sSub>
              <m:r>
                <m:rPr>
                  <m:sty m:val="p"/>
                </m:rPr>
                <w:rPr>
                  <w:rFonts w:ascii="Cambria Math" w:hAnsi="Cambria Math" w:cs="Times New Roman"/>
                  <w:lang w:val="fr-FR"/>
                </w:rPr>
                <m:t>,</m:t>
              </m:r>
              <m:r>
                <w:rPr>
                  <w:rFonts w:ascii="Cambria Math" w:hAnsi="Cambria Math" w:cs="Times New Roman"/>
                  <w:lang w:val="fr-FR"/>
                </w:rPr>
                <m:t>x</m:t>
              </m:r>
            </m:e>
          </m:d>
          <m:r>
            <m:rPr>
              <m:sty m:val="p"/>
            </m:rPr>
            <w:rPr>
              <w:rFonts w:ascii="Cambria Math" w:hAnsi="Cambria Math" w:cs="Times New Roman"/>
              <w:lang w:val="fr-FR"/>
            </w:rPr>
            <m:t>+</m:t>
          </m:r>
          <m:r>
            <w:rPr>
              <w:rFonts w:ascii="Cambria Math" w:hAnsi="Cambria Math" w:cs="Times New Roman"/>
              <w:lang w:val="fr-FR"/>
            </w:rPr>
            <m:t>b</m:t>
          </m:r>
        </m:oMath>
      </m:oMathPara>
    </w:p>
    <w:p w14:paraId="76166FD0" w14:textId="4C3B5308" w:rsidR="00AA61EC" w:rsidRPr="00AA61EC" w:rsidRDefault="00AA61EC" w:rsidP="00AA61EC">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où </w:t>
      </w:r>
      <m:oMath>
        <m:r>
          <w:rPr>
            <w:rFonts w:ascii="Cambria Math" w:hAnsi="Cambria Math" w:cs="Times New Roman"/>
            <w:lang w:val="fr-FR"/>
          </w:rPr>
          <m:t>K</m:t>
        </m:r>
        <m:d>
          <m:dPr>
            <m:ctrlPr>
              <w:rPr>
                <w:rFonts w:ascii="Cambria Math" w:hAnsi="Cambria Math" w:cs="Times New Roman"/>
                <w:lang w:val="fr-FR"/>
              </w:rPr>
            </m:ctrlPr>
          </m:dPr>
          <m:e>
            <m:sSub>
              <m:sSubPr>
                <m:ctrlPr>
                  <w:rPr>
                    <w:rFonts w:ascii="Cambria Math" w:hAnsi="Cambria Math" w:cs="Times New Roman"/>
                    <w:lang w:val="fr-FR"/>
                  </w:rPr>
                </m:ctrlPr>
              </m:sSubPr>
              <m:e>
                <m:r>
                  <w:rPr>
                    <w:rFonts w:ascii="Cambria Math" w:hAnsi="Cambria Math" w:cs="Times New Roman"/>
                    <w:lang w:val="fr-FR"/>
                  </w:rPr>
                  <m:t>x</m:t>
                </m:r>
              </m:e>
              <m:sub>
                <m:r>
                  <w:rPr>
                    <w:rFonts w:ascii="Cambria Math" w:hAnsi="Cambria Math" w:cs="Times New Roman"/>
                    <w:lang w:val="fr-FR"/>
                  </w:rPr>
                  <m:t>i</m:t>
                </m:r>
              </m:sub>
            </m:sSub>
            <m:r>
              <m:rPr>
                <m:sty m:val="p"/>
              </m:rPr>
              <w:rPr>
                <w:rFonts w:ascii="Cambria Math" w:hAnsi="Cambria Math" w:cs="Times New Roman"/>
                <w:lang w:val="fr-FR"/>
              </w:rPr>
              <m:t>,</m:t>
            </m:r>
            <m:r>
              <w:rPr>
                <w:rFonts w:ascii="Cambria Math" w:hAnsi="Cambria Math" w:cs="Times New Roman"/>
                <w:lang w:val="fr-FR"/>
              </w:rPr>
              <m:t>x</m:t>
            </m:r>
          </m:e>
        </m:d>
      </m:oMath>
      <w:r w:rsidRPr="00AA61EC">
        <w:rPr>
          <w:rFonts w:ascii="Times New Roman" w:hAnsi="Times New Roman" w:cs="Times New Roman"/>
          <w:lang w:val="fr-FR"/>
        </w:rPr>
        <w:t xml:space="preserve"> est le noyau radial, </w:t>
      </w:r>
      <m:oMath>
        <m:sSub>
          <m:sSubPr>
            <m:ctrlPr>
              <w:rPr>
                <w:rFonts w:ascii="Cambria Math" w:hAnsi="Cambria Math" w:cs="Times New Roman"/>
                <w:lang w:val="fr-FR"/>
              </w:rPr>
            </m:ctrlPr>
          </m:sSubPr>
          <m:e>
            <m:r>
              <w:rPr>
                <w:rFonts w:ascii="Cambria Math" w:hAnsi="Cambria Math" w:cs="Times New Roman"/>
                <w:lang w:val="fr-FR"/>
              </w:rPr>
              <m:t>α</m:t>
            </m:r>
          </m:e>
          <m:sub>
            <m:r>
              <w:rPr>
                <w:rFonts w:ascii="Cambria Math" w:hAnsi="Cambria Math" w:cs="Times New Roman"/>
                <w:lang w:val="fr-FR"/>
              </w:rPr>
              <m:t>i</m:t>
            </m:r>
          </m:sub>
        </m:sSub>
      </m:oMath>
      <w:r w:rsidRPr="00AA61EC">
        <w:rPr>
          <w:rFonts w:ascii="Times New Roman" w:hAnsi="Times New Roman" w:cs="Times New Roman"/>
          <w:lang w:val="fr-FR"/>
        </w:rPr>
        <w:t xml:space="preserve">, </w:t>
      </w:r>
      <m:oMath>
        <m:sSubSup>
          <m:sSubSupPr>
            <m:ctrlPr>
              <w:rPr>
                <w:rFonts w:ascii="Cambria Math" w:hAnsi="Cambria Math" w:cs="Times New Roman"/>
                <w:lang w:val="fr-FR"/>
              </w:rPr>
            </m:ctrlPr>
          </m:sSubSupPr>
          <m:e>
            <m:r>
              <w:rPr>
                <w:rFonts w:ascii="Cambria Math" w:hAnsi="Cambria Math" w:cs="Times New Roman"/>
                <w:lang w:val="fr-FR"/>
              </w:rPr>
              <m:t>α</m:t>
            </m:r>
          </m:e>
          <m:sub>
            <m:r>
              <w:rPr>
                <w:rFonts w:ascii="Cambria Math" w:hAnsi="Cambria Math" w:cs="Times New Roman"/>
                <w:lang w:val="fr-FR"/>
              </w:rPr>
              <m:t>i</m:t>
            </m:r>
          </m:sub>
          <m:sup>
            <m:r>
              <m:rPr>
                <m:sty m:val="p"/>
              </m:rPr>
              <w:rPr>
                <w:rFonts w:ascii="Cambria Math" w:hAnsi="Cambria Math" w:cs="Times New Roman"/>
                <w:lang w:val="fr-FR"/>
              </w:rPr>
              <m:t>*</m:t>
            </m:r>
          </m:sup>
        </m:sSubSup>
      </m:oMath>
      <w:r w:rsidRPr="00AA61EC">
        <w:rPr>
          <w:rFonts w:ascii="Times New Roman" w:hAnsi="Times New Roman" w:cs="Times New Roman"/>
          <w:lang w:val="fr-FR"/>
        </w:rPr>
        <w:t xml:space="preserve"> sont les coefficients des vecteurs de support, et </w:t>
      </w:r>
      <m:oMath>
        <m:r>
          <w:rPr>
            <w:rFonts w:ascii="Cambria Math" w:hAnsi="Cambria Math" w:cs="Times New Roman"/>
            <w:lang w:val="fr-FR"/>
          </w:rPr>
          <m:t>b</m:t>
        </m:r>
      </m:oMath>
      <w:r w:rsidRPr="00AA61EC">
        <w:rPr>
          <w:rFonts w:ascii="Times New Roman" w:hAnsi="Times New Roman" w:cs="Times New Roman"/>
          <w:lang w:val="fr-FR"/>
        </w:rPr>
        <w:t xml:space="preserve"> est le biais.</w:t>
      </w:r>
    </w:p>
    <w:p w14:paraId="16506D97" w14:textId="1EBFAAA6" w:rsidR="008E12EA" w:rsidRDefault="00AA61EC" w:rsidP="000E4CBC">
      <w:pPr>
        <w:pStyle w:val="Paragraphedeliste"/>
        <w:numPr>
          <w:ilvl w:val="0"/>
          <w:numId w:val="13"/>
        </w:numPr>
        <w:spacing w:before="100" w:beforeAutospacing="1" w:after="100" w:afterAutospacing="1"/>
        <w:rPr>
          <w:rFonts w:eastAsia="Times New Roman" w:cs="Times New Roman"/>
          <w:b/>
          <w:bCs/>
          <w:color w:val="2F5496" w:themeColor="accent5" w:themeShade="BF"/>
          <w:sz w:val="26"/>
          <w:szCs w:val="26"/>
          <w:lang w:eastAsia="fr-FR"/>
        </w:rPr>
      </w:pPr>
      <w:bookmarkStart w:id="21" w:name="_Hlk204051281"/>
      <w:r w:rsidRPr="00AA61EC">
        <w:rPr>
          <w:rFonts w:eastAsia="Times New Roman" w:cs="Times New Roman"/>
          <w:b/>
          <w:bCs/>
          <w:color w:val="2F5496" w:themeColor="accent5" w:themeShade="BF"/>
          <w:sz w:val="26"/>
          <w:szCs w:val="26"/>
          <w:lang w:eastAsia="fr-FR"/>
        </w:rPr>
        <w:t>Fonctionnement de la modélisatio</w:t>
      </w:r>
      <w:r w:rsidR="008E12EA">
        <w:rPr>
          <w:rFonts w:eastAsia="Times New Roman" w:cs="Times New Roman"/>
          <w:b/>
          <w:bCs/>
          <w:color w:val="2F5496" w:themeColor="accent5" w:themeShade="BF"/>
          <w:sz w:val="26"/>
          <w:szCs w:val="26"/>
          <w:lang w:eastAsia="fr-FR"/>
        </w:rPr>
        <w:t>n</w:t>
      </w:r>
    </w:p>
    <w:bookmarkEnd w:id="21"/>
    <w:p w14:paraId="62B5B771" w14:textId="77777777" w:rsidR="00F8568F" w:rsidRPr="00AA61EC" w:rsidRDefault="00F8568F" w:rsidP="00F8568F">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La fonction principale </w:t>
      </w:r>
      <w:proofErr w:type="spellStart"/>
      <w:r w:rsidRPr="00AA61EC">
        <w:rPr>
          <w:rStyle w:val="VerbatimChar"/>
          <w:rFonts w:ascii="Times New Roman" w:hAnsi="Times New Roman" w:cs="Times New Roman"/>
          <w:i/>
          <w:iCs/>
          <w:lang w:val="fr-FR"/>
        </w:rPr>
        <w:t>train_and_evaluate_model</w:t>
      </w:r>
      <w:proofErr w:type="spellEnd"/>
      <w:r w:rsidRPr="00AA61EC">
        <w:rPr>
          <w:rFonts w:ascii="Times New Roman" w:hAnsi="Times New Roman" w:cs="Times New Roman"/>
          <w:lang w:val="fr-FR"/>
        </w:rPr>
        <w:t xml:space="preserve"> gère l’entraînement et l’évaluation des modèles. Voici les étapes clés :</w:t>
      </w:r>
    </w:p>
    <w:p w14:paraId="704B569F" w14:textId="77777777" w:rsidR="00F8568F" w:rsidRPr="00AA61EC" w:rsidRDefault="00F8568F" w:rsidP="000E4CBC">
      <w:pPr>
        <w:pStyle w:val="Compact"/>
        <w:numPr>
          <w:ilvl w:val="0"/>
          <w:numId w:val="14"/>
        </w:numPr>
        <w:spacing w:line="360" w:lineRule="auto"/>
        <w:jc w:val="both"/>
        <w:rPr>
          <w:rFonts w:ascii="Times New Roman" w:hAnsi="Times New Roman" w:cs="Times New Roman"/>
          <w:lang w:val="fr-FR"/>
        </w:rPr>
      </w:pPr>
      <w:r w:rsidRPr="00AA61EC">
        <w:rPr>
          <w:rFonts w:ascii="Times New Roman" w:hAnsi="Times New Roman" w:cs="Times New Roman"/>
          <w:b/>
          <w:bCs/>
          <w:lang w:val="fr-FR"/>
        </w:rPr>
        <w:lastRenderedPageBreak/>
        <w:t>Préparation des données</w:t>
      </w:r>
      <w:r w:rsidRPr="00AA61EC">
        <w:rPr>
          <w:rFonts w:ascii="Times New Roman" w:hAnsi="Times New Roman" w:cs="Times New Roman"/>
          <w:lang w:val="fr-FR"/>
        </w:rPr>
        <w:t xml:space="preserve"> :</w:t>
      </w:r>
    </w:p>
    <w:p w14:paraId="1546F32C"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Vérification des colonnes requises et suppression des lignes avec des valeurs manquantes (</w:t>
      </w:r>
      <w:proofErr w:type="spellStart"/>
      <w:r w:rsidRPr="00AA61EC">
        <w:rPr>
          <w:rStyle w:val="VerbatimChar"/>
          <w:rFonts w:ascii="Times New Roman" w:hAnsi="Times New Roman" w:cs="Times New Roman"/>
          <w:lang w:val="fr-FR"/>
        </w:rPr>
        <w:t>na.omit</w:t>
      </w:r>
      <w:proofErr w:type="spellEnd"/>
      <w:r w:rsidRPr="00AA61EC">
        <w:rPr>
          <w:rFonts w:ascii="Times New Roman" w:hAnsi="Times New Roman" w:cs="Times New Roman"/>
          <w:lang w:val="fr-FR"/>
        </w:rPr>
        <w:t>).</w:t>
      </w:r>
    </w:p>
    <w:p w14:paraId="5DEB978E"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Conversion des variables catégorielles (</w:t>
      </w:r>
      <w:proofErr w:type="spellStart"/>
      <w:r w:rsidRPr="00AA61EC">
        <w:rPr>
          <w:rStyle w:val="VerbatimChar"/>
          <w:rFonts w:ascii="Times New Roman" w:hAnsi="Times New Roman" w:cs="Times New Roman"/>
          <w:lang w:val="fr-FR"/>
        </w:rPr>
        <w:t>route_selected</w:t>
      </w:r>
      <w:proofErr w:type="spellEnd"/>
      <w:r w:rsidRPr="00AA61EC">
        <w:rPr>
          <w:rFonts w:ascii="Times New Roman" w:hAnsi="Times New Roman" w:cs="Times New Roman"/>
          <w:lang w:val="fr-FR"/>
        </w:rPr>
        <w:t xml:space="preserve">, </w:t>
      </w:r>
      <w:proofErr w:type="spellStart"/>
      <w:r w:rsidRPr="00AA61EC">
        <w:rPr>
          <w:rStyle w:val="VerbatimChar"/>
          <w:rFonts w:ascii="Times New Roman" w:hAnsi="Times New Roman" w:cs="Times New Roman"/>
          <w:lang w:val="fr-FR"/>
        </w:rPr>
        <w:t>vehicle_type</w:t>
      </w:r>
      <w:proofErr w:type="spellEnd"/>
      <w:r w:rsidRPr="00AA61EC">
        <w:rPr>
          <w:rFonts w:ascii="Times New Roman" w:hAnsi="Times New Roman" w:cs="Times New Roman"/>
          <w:lang w:val="fr-FR"/>
        </w:rPr>
        <w:t>) en facteurs.</w:t>
      </w:r>
    </w:p>
    <w:p w14:paraId="322201BF"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Division des données en ensembles d’entraînement et de test à l’aide de </w:t>
      </w:r>
      <w:proofErr w:type="spellStart"/>
      <w:r w:rsidRPr="00AA61EC">
        <w:rPr>
          <w:rStyle w:val="VerbatimChar"/>
          <w:rFonts w:ascii="Times New Roman" w:hAnsi="Times New Roman" w:cs="Times New Roman"/>
          <w:lang w:val="fr-FR"/>
        </w:rPr>
        <w:t>createDataPartition</w:t>
      </w:r>
      <w:proofErr w:type="spellEnd"/>
      <w:r w:rsidRPr="00AA61EC">
        <w:rPr>
          <w:rFonts w:ascii="Times New Roman" w:hAnsi="Times New Roman" w:cs="Times New Roman"/>
          <w:lang w:val="fr-FR"/>
        </w:rPr>
        <w:t xml:space="preserve"> de la bibliothèque </w:t>
      </w:r>
      <w:r w:rsidRPr="00AA61EC">
        <w:rPr>
          <w:rStyle w:val="VerbatimChar"/>
          <w:rFonts w:ascii="Times New Roman" w:hAnsi="Times New Roman" w:cs="Times New Roman"/>
          <w:lang w:val="fr-FR"/>
        </w:rPr>
        <w:t>caret</w:t>
      </w:r>
      <w:r w:rsidRPr="00AA61EC">
        <w:rPr>
          <w:rFonts w:ascii="Times New Roman" w:hAnsi="Times New Roman" w:cs="Times New Roman"/>
          <w:lang w:val="fr-FR"/>
        </w:rPr>
        <w:t>, avec un ratio spécifié par l’utilisateur (par exemple, 80% pour l’entraînement).</w:t>
      </w:r>
    </w:p>
    <w:p w14:paraId="5DA9CA16" w14:textId="77777777" w:rsidR="00F8568F" w:rsidRPr="00AA61EC" w:rsidRDefault="00F8568F" w:rsidP="000E4CBC">
      <w:pPr>
        <w:pStyle w:val="Compact"/>
        <w:numPr>
          <w:ilvl w:val="0"/>
          <w:numId w:val="14"/>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Entraînement des modèles</w:t>
      </w:r>
      <w:r w:rsidRPr="00AA61EC">
        <w:rPr>
          <w:rFonts w:ascii="Times New Roman" w:hAnsi="Times New Roman" w:cs="Times New Roman"/>
          <w:lang w:val="fr-FR"/>
        </w:rPr>
        <w:t xml:space="preserve"> :</w:t>
      </w:r>
    </w:p>
    <w:p w14:paraId="55BA95B1"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Utilisation de la validation croisée à 5 plis (</w:t>
      </w:r>
      <w:proofErr w:type="spellStart"/>
      <w:r w:rsidRPr="00AA61EC">
        <w:rPr>
          <w:rStyle w:val="VerbatimChar"/>
          <w:rFonts w:ascii="Times New Roman" w:hAnsi="Times New Roman" w:cs="Times New Roman"/>
          <w:lang w:val="fr-FR"/>
        </w:rPr>
        <w:t>trainControl</w:t>
      </w:r>
      <w:proofErr w:type="spellEnd"/>
      <w:r w:rsidRPr="00AA61EC">
        <w:rPr>
          <w:rStyle w:val="VerbatimChar"/>
          <w:rFonts w:ascii="Times New Roman" w:hAnsi="Times New Roman" w:cs="Times New Roman"/>
          <w:lang w:val="fr-FR"/>
        </w:rPr>
        <w:t>(</w:t>
      </w:r>
      <w:proofErr w:type="spellStart"/>
      <w:r w:rsidRPr="00AA61EC">
        <w:rPr>
          <w:rStyle w:val="VerbatimChar"/>
          <w:rFonts w:ascii="Times New Roman" w:hAnsi="Times New Roman" w:cs="Times New Roman"/>
          <w:lang w:val="fr-FR"/>
        </w:rPr>
        <w:t>method</w:t>
      </w:r>
      <w:proofErr w:type="spellEnd"/>
      <w:r w:rsidRPr="00AA61EC">
        <w:rPr>
          <w:rStyle w:val="VerbatimChar"/>
          <w:rFonts w:ascii="Times New Roman" w:hAnsi="Times New Roman" w:cs="Times New Roman"/>
          <w:lang w:val="fr-FR"/>
        </w:rPr>
        <w:t xml:space="preserve"> = "cv", </w:t>
      </w:r>
      <w:proofErr w:type="spellStart"/>
      <w:r w:rsidRPr="00AA61EC">
        <w:rPr>
          <w:rStyle w:val="VerbatimChar"/>
          <w:rFonts w:ascii="Times New Roman" w:hAnsi="Times New Roman" w:cs="Times New Roman"/>
          <w:lang w:val="fr-FR"/>
        </w:rPr>
        <w:t>number</w:t>
      </w:r>
      <w:proofErr w:type="spellEnd"/>
      <w:r w:rsidRPr="00AA61EC">
        <w:rPr>
          <w:rStyle w:val="VerbatimChar"/>
          <w:rFonts w:ascii="Times New Roman" w:hAnsi="Times New Roman" w:cs="Times New Roman"/>
          <w:lang w:val="fr-FR"/>
        </w:rPr>
        <w:t xml:space="preserve"> = 5)</w:t>
      </w:r>
      <w:r w:rsidRPr="00AA61EC">
        <w:rPr>
          <w:rFonts w:ascii="Times New Roman" w:hAnsi="Times New Roman" w:cs="Times New Roman"/>
          <w:lang w:val="fr-FR"/>
        </w:rPr>
        <w:t>).</w:t>
      </w:r>
    </w:p>
    <w:p w14:paraId="720D901F"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Entraînement selon le type de modèle :</w:t>
      </w:r>
    </w:p>
    <w:p w14:paraId="0D5EF9E3" w14:textId="77777777" w:rsidR="00F8568F" w:rsidRPr="00AA61EC" w:rsidRDefault="00F8568F" w:rsidP="000E4CBC">
      <w:pPr>
        <w:pStyle w:val="Compact"/>
        <w:numPr>
          <w:ilvl w:val="2"/>
          <w:numId w:val="3"/>
        </w:numPr>
        <w:spacing w:line="360" w:lineRule="auto"/>
        <w:ind w:hanging="360"/>
        <w:jc w:val="both"/>
        <w:rPr>
          <w:rFonts w:ascii="Times New Roman" w:hAnsi="Times New Roman" w:cs="Times New Roman"/>
          <w:lang w:val="fr-FR"/>
        </w:rPr>
      </w:pPr>
      <w:proofErr w:type="spellStart"/>
      <w:r w:rsidRPr="00AA61EC">
        <w:rPr>
          <w:rFonts w:ascii="Times New Roman" w:hAnsi="Times New Roman" w:cs="Times New Roman"/>
          <w:b/>
          <w:bCs/>
          <w:lang w:val="fr-FR"/>
        </w:rPr>
        <w:t>Random</w:t>
      </w:r>
      <w:proofErr w:type="spellEnd"/>
      <w:r w:rsidRPr="00AA61EC">
        <w:rPr>
          <w:rFonts w:ascii="Times New Roman" w:hAnsi="Times New Roman" w:cs="Times New Roman"/>
          <w:b/>
          <w:bCs/>
          <w:lang w:val="fr-FR"/>
        </w:rPr>
        <w:t xml:space="preserve"> Forest</w:t>
      </w:r>
      <w:r w:rsidRPr="00AA61EC">
        <w:rPr>
          <w:rFonts w:ascii="Times New Roman" w:hAnsi="Times New Roman" w:cs="Times New Roman"/>
          <w:lang w:val="fr-FR"/>
        </w:rPr>
        <w:t xml:space="preserve"> : 50 arbres, avec réglage automatique des hyperparamètres (</w:t>
      </w:r>
      <w:proofErr w:type="spellStart"/>
      <w:r w:rsidRPr="00AA61EC">
        <w:rPr>
          <w:rStyle w:val="VerbatimChar"/>
          <w:rFonts w:ascii="Times New Roman" w:hAnsi="Times New Roman" w:cs="Times New Roman"/>
          <w:lang w:val="fr-FR"/>
        </w:rPr>
        <w:t>tuneLength</w:t>
      </w:r>
      <w:proofErr w:type="spellEnd"/>
      <w:r w:rsidRPr="00AA61EC">
        <w:rPr>
          <w:rStyle w:val="VerbatimChar"/>
          <w:rFonts w:ascii="Times New Roman" w:hAnsi="Times New Roman" w:cs="Times New Roman"/>
          <w:lang w:val="fr-FR"/>
        </w:rPr>
        <w:t xml:space="preserve"> = 2</w:t>
      </w:r>
      <w:r w:rsidRPr="00AA61EC">
        <w:rPr>
          <w:rFonts w:ascii="Times New Roman" w:hAnsi="Times New Roman" w:cs="Times New Roman"/>
          <w:lang w:val="fr-FR"/>
        </w:rPr>
        <w:t>).</w:t>
      </w:r>
    </w:p>
    <w:p w14:paraId="0FA5406D" w14:textId="77777777" w:rsidR="00F8568F" w:rsidRPr="00AA61EC" w:rsidRDefault="00F8568F"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b/>
          <w:bCs/>
          <w:lang w:val="fr-FR"/>
        </w:rPr>
        <w:t>Régression Linéaire</w:t>
      </w:r>
      <w:r w:rsidRPr="00AA61EC">
        <w:rPr>
          <w:rFonts w:ascii="Times New Roman" w:hAnsi="Times New Roman" w:cs="Times New Roman"/>
          <w:lang w:val="fr-FR"/>
        </w:rPr>
        <w:t xml:space="preserve"> : Modèle linéaire simple.</w:t>
      </w:r>
    </w:p>
    <w:p w14:paraId="51A54999" w14:textId="77777777" w:rsidR="00F8568F" w:rsidRPr="00AA61EC" w:rsidRDefault="00F8568F"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b/>
          <w:bCs/>
          <w:lang w:val="fr-FR"/>
        </w:rPr>
        <w:t>SVM</w:t>
      </w:r>
      <w:r w:rsidRPr="00AA61EC">
        <w:rPr>
          <w:rFonts w:ascii="Times New Roman" w:hAnsi="Times New Roman" w:cs="Times New Roman"/>
          <w:lang w:val="fr-FR"/>
        </w:rPr>
        <w:t xml:space="preserve"> : Noyau radial avec réglage des paramètres sigma et C.</w:t>
      </w:r>
    </w:p>
    <w:p w14:paraId="4D054EAB" w14:textId="77777777" w:rsidR="00F8568F" w:rsidRPr="00AA61EC" w:rsidRDefault="00F8568F" w:rsidP="000E4CBC">
      <w:pPr>
        <w:pStyle w:val="Compact"/>
        <w:numPr>
          <w:ilvl w:val="0"/>
          <w:numId w:val="14"/>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Évaluation</w:t>
      </w:r>
      <w:r w:rsidRPr="00AA61EC">
        <w:rPr>
          <w:rFonts w:ascii="Times New Roman" w:hAnsi="Times New Roman" w:cs="Times New Roman"/>
          <w:lang w:val="fr-FR"/>
        </w:rPr>
        <w:t xml:space="preserve"> :</w:t>
      </w:r>
    </w:p>
    <w:p w14:paraId="5FA7D906"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Prédictions sur l’ensemble de test.</w:t>
      </w:r>
    </w:p>
    <w:p w14:paraId="453DB264" w14:textId="77777777" w:rsidR="00F8568F" w:rsidRPr="00AA61EC" w:rsidRDefault="00F8568F"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Calcul des métriques de performance :</w:t>
      </w:r>
    </w:p>
    <w:p w14:paraId="6AF17FCA" w14:textId="77777777" w:rsidR="00F8568F" w:rsidRPr="00AA61EC" w:rsidRDefault="00F8568F"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b/>
          <w:bCs/>
          <w:lang w:val="fr-FR"/>
        </w:rPr>
        <w:t>RMSE</w:t>
      </w:r>
      <w:r w:rsidRPr="00AA61EC">
        <w:rPr>
          <w:rFonts w:ascii="Times New Roman" w:hAnsi="Times New Roman" w:cs="Times New Roman"/>
          <w:lang w:val="fr-FR"/>
        </w:rPr>
        <w:t xml:space="preserve"> : Racine carrée de l’erreur quadratique moyenne.</w:t>
      </w:r>
    </w:p>
    <w:p w14:paraId="4DC063F0" w14:textId="77777777" w:rsidR="00F8568F" w:rsidRPr="00AA61EC" w:rsidRDefault="00F8568F"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b/>
          <w:bCs/>
          <w:lang w:val="fr-FR"/>
        </w:rPr>
        <w:t>MAE</w:t>
      </w:r>
      <w:r w:rsidRPr="00AA61EC">
        <w:rPr>
          <w:rFonts w:ascii="Times New Roman" w:hAnsi="Times New Roman" w:cs="Times New Roman"/>
          <w:lang w:val="fr-FR"/>
        </w:rPr>
        <w:t xml:space="preserve"> : Erreur absolue moyenne.</w:t>
      </w:r>
    </w:p>
    <w:p w14:paraId="68C6DC41" w14:textId="77777777" w:rsidR="00F8568F" w:rsidRPr="00AA61EC" w:rsidRDefault="00F8568F"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b/>
          <w:bCs/>
          <w:lang w:val="fr-FR"/>
        </w:rPr>
        <w:t>R²</w:t>
      </w:r>
      <w:r w:rsidRPr="00AA61EC">
        <w:rPr>
          <w:rFonts w:ascii="Times New Roman" w:hAnsi="Times New Roman" w:cs="Times New Roman"/>
          <w:lang w:val="fr-FR"/>
        </w:rPr>
        <w:t xml:space="preserve"> : Coefficient de détermination.</w:t>
      </w:r>
    </w:p>
    <w:p w14:paraId="2FFCA34C" w14:textId="77777777" w:rsidR="00F8568F" w:rsidRPr="00AA61EC" w:rsidRDefault="00F8568F" w:rsidP="000E4CBC">
      <w:pPr>
        <w:pStyle w:val="Compact"/>
        <w:numPr>
          <w:ilvl w:val="0"/>
          <w:numId w:val="14"/>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Sortie</w:t>
      </w:r>
      <w:r w:rsidRPr="00AA61EC">
        <w:rPr>
          <w:rFonts w:ascii="Times New Roman" w:hAnsi="Times New Roman" w:cs="Times New Roman"/>
          <w:lang w:val="fr-FR"/>
        </w:rPr>
        <w:t xml:space="preserve"> : Retourne le modèle entraîné, les prédictions, les valeurs réelles, les métriques de performance et les données d’entraînement.</w:t>
      </w:r>
    </w:p>
    <w:p w14:paraId="2AB3A95F" w14:textId="3B50071E" w:rsidR="00F8568F" w:rsidRPr="00F8568F" w:rsidRDefault="00F8568F" w:rsidP="00F8568F">
      <w:pPr>
        <w:pStyle w:val="FirstParagraph"/>
        <w:spacing w:line="360" w:lineRule="auto"/>
        <w:jc w:val="both"/>
        <w:rPr>
          <w:rFonts w:ascii="Times New Roman" w:hAnsi="Times New Roman" w:cs="Times New Roman"/>
          <w:lang w:val="fr-FR"/>
        </w:rPr>
      </w:pPr>
      <w:bookmarkStart w:id="22" w:name="pourquoi-entraîner-des-modèles"/>
      <w:r w:rsidRPr="00AA61EC">
        <w:rPr>
          <w:rFonts w:ascii="Times New Roman" w:hAnsi="Times New Roman" w:cs="Times New Roman"/>
          <w:lang w:val="fr-FR"/>
        </w:rPr>
        <w:t>Les modèles sont entraînés pour prédire les temps de trajet en fonction des conditions dynamiques, ce qui améliore la précision des optimisations par rapport à l’utilisation des temps réels. Sans modèle, les algorithmes se basent sur les données historiques, qui peuvent ne pas refléter les conditions actuelles ou futures.</w:t>
      </w:r>
      <w:bookmarkEnd w:id="22"/>
    </w:p>
    <w:p w14:paraId="4DD90522" w14:textId="31A41663" w:rsidR="00F8568F" w:rsidRPr="00F8568F" w:rsidRDefault="00F8568F" w:rsidP="000E4CBC">
      <w:pPr>
        <w:pStyle w:val="Paragraphedeliste"/>
        <w:numPr>
          <w:ilvl w:val="0"/>
          <w:numId w:val="2"/>
        </w:numPr>
        <w:rPr>
          <w:rFonts w:eastAsiaTheme="majorEastAsia" w:cstheme="majorBidi"/>
          <w:b/>
          <w:color w:val="1F4E79" w:themeColor="accent1" w:themeShade="80"/>
          <w:sz w:val="36"/>
          <w:szCs w:val="32"/>
        </w:rPr>
      </w:pPr>
      <w:r>
        <w:rPr>
          <w:rFonts w:eastAsiaTheme="majorEastAsia" w:cstheme="majorBidi"/>
          <w:b/>
          <w:color w:val="1F4E79" w:themeColor="accent1" w:themeShade="80"/>
          <w:sz w:val="36"/>
          <w:szCs w:val="32"/>
        </w:rPr>
        <w:t>M</w:t>
      </w:r>
      <w:r w:rsidRPr="00F8568F">
        <w:rPr>
          <w:rFonts w:eastAsiaTheme="majorEastAsia" w:cstheme="majorBidi"/>
          <w:b/>
          <w:color w:val="1F4E79" w:themeColor="accent1" w:themeShade="80"/>
          <w:sz w:val="36"/>
          <w:szCs w:val="32"/>
        </w:rPr>
        <w:t xml:space="preserve">éthode d’optimisation : algorithmes A* et </w:t>
      </w:r>
      <w:proofErr w:type="spellStart"/>
      <w:r w:rsidRPr="00F8568F">
        <w:rPr>
          <w:rFonts w:eastAsiaTheme="majorEastAsia" w:cstheme="majorBidi"/>
          <w:b/>
          <w:color w:val="1F4E79" w:themeColor="accent1" w:themeShade="80"/>
          <w:sz w:val="36"/>
          <w:szCs w:val="32"/>
        </w:rPr>
        <w:t>Djikstra</w:t>
      </w:r>
      <w:bookmarkStart w:id="23" w:name="algorithme-a"/>
      <w:bookmarkStart w:id="24" w:name="algorithmes-doptimisation-a-et-dijkstra"/>
      <w:proofErr w:type="spellEnd"/>
    </w:p>
    <w:p w14:paraId="23E672E7" w14:textId="652DBBCD" w:rsidR="00F8568F" w:rsidRDefault="00F8568F" w:rsidP="000E4CBC">
      <w:pPr>
        <w:pStyle w:val="Paragraphedeliste"/>
        <w:numPr>
          <w:ilvl w:val="0"/>
          <w:numId w:val="17"/>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Algorithme A*</w:t>
      </w:r>
    </w:p>
    <w:p w14:paraId="63369ED4" w14:textId="7EFB9C0B" w:rsidR="00F8568F" w:rsidRDefault="00F8568F" w:rsidP="000E4CBC">
      <w:pPr>
        <w:pStyle w:val="Paragraphedeliste"/>
        <w:numPr>
          <w:ilvl w:val="1"/>
          <w:numId w:val="17"/>
        </w:numPr>
        <w:rPr>
          <w:b/>
          <w:bCs/>
          <w:color w:val="2E74B5" w:themeColor="accent1" w:themeShade="BF"/>
        </w:rPr>
      </w:pPr>
      <w:r>
        <w:rPr>
          <w:b/>
          <w:bCs/>
          <w:color w:val="2E74B5" w:themeColor="accent1" w:themeShade="BF"/>
        </w:rPr>
        <w:t>Généralités</w:t>
      </w:r>
    </w:p>
    <w:p w14:paraId="5A26D63C" w14:textId="7FE1CE41" w:rsidR="00F8568F" w:rsidRPr="00F8568F" w:rsidRDefault="00F8568F" w:rsidP="00F8568F">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L’algorithme A* est une méthode de recherche de chemin informée qui combine le coût réel depuis le point de départ (</w:t>
      </w:r>
      <m:oMath>
        <m:r>
          <w:rPr>
            <w:rFonts w:ascii="Cambria Math" w:hAnsi="Cambria Math" w:cs="Times New Roman"/>
            <w:lang w:val="fr-FR"/>
          </w:rPr>
          <m:t>g</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avec une estimation heuristique du coût restant jusqu’à la destination (</w:t>
      </w:r>
      <m:oMath>
        <m:r>
          <w:rPr>
            <w:rFonts w:ascii="Cambria Math" w:hAnsi="Cambria Math" w:cs="Times New Roman"/>
            <w:lang w:val="fr-FR"/>
          </w:rPr>
          <m:t>h</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Il est conçu pour trouver le chemin le plus court dans un graphe pondéré, en explorant moins de nœuds que Dijkstra grâce à l’heuristique.</w:t>
      </w:r>
    </w:p>
    <w:p w14:paraId="27615B77" w14:textId="1F1B2D70" w:rsidR="00F8568F" w:rsidRDefault="00F8568F" w:rsidP="000E4CBC">
      <w:pPr>
        <w:pStyle w:val="Paragraphedeliste"/>
        <w:numPr>
          <w:ilvl w:val="1"/>
          <w:numId w:val="17"/>
        </w:numPr>
        <w:rPr>
          <w:b/>
          <w:bCs/>
          <w:color w:val="2E74B5" w:themeColor="accent1" w:themeShade="BF"/>
        </w:rPr>
      </w:pPr>
      <w:r>
        <w:rPr>
          <w:b/>
          <w:bCs/>
          <w:color w:val="2E74B5" w:themeColor="accent1" w:themeShade="BF"/>
        </w:rPr>
        <w:lastRenderedPageBreak/>
        <w:t>Formule mathématique</w:t>
      </w:r>
    </w:p>
    <w:p w14:paraId="62788B02" w14:textId="77777777" w:rsidR="008E3E50" w:rsidRPr="00AA61EC"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L’objectif est de minimiser la fonction de coût total :</w:t>
      </w:r>
    </w:p>
    <w:p w14:paraId="4579B6A6" w14:textId="77777777" w:rsidR="008E3E50" w:rsidRPr="00AA61EC" w:rsidRDefault="008E3E50" w:rsidP="008E3E50">
      <w:pPr>
        <w:pStyle w:val="Corpsdetexte"/>
        <w:rPr>
          <w:rFonts w:cs="Times New Roman"/>
        </w:rPr>
      </w:pPr>
      <m:oMathPara>
        <m:oMathParaPr>
          <m:jc m:val="center"/>
        </m:oMathPara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r>
            <w:rPr>
              <w:rFonts w:ascii="Cambria Math" w:hAnsi="Cambria Math" w:cs="Times New Roman"/>
            </w:rPr>
            <m:t>g</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oMath>
      </m:oMathPara>
    </w:p>
    <w:p w14:paraId="6960DFDC" w14:textId="77777777" w:rsidR="008E3E50" w:rsidRPr="00AA61EC"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où :</w:t>
      </w:r>
    </w:p>
    <w:p w14:paraId="4478E7CB" w14:textId="77777777" w:rsidR="008E3E50" w:rsidRPr="00AA61EC" w:rsidRDefault="008E3E50" w:rsidP="000E4CBC">
      <w:pPr>
        <w:pStyle w:val="Compact"/>
        <w:numPr>
          <w:ilvl w:val="0"/>
          <w:numId w:val="3"/>
        </w:numPr>
        <w:spacing w:line="360" w:lineRule="auto"/>
        <w:ind w:hanging="360"/>
        <w:jc w:val="both"/>
        <w:rPr>
          <w:rFonts w:ascii="Times New Roman" w:hAnsi="Times New Roman" w:cs="Times New Roman"/>
          <w:lang w:val="fr-FR"/>
        </w:rPr>
      </w:pPr>
      <m:oMath>
        <m:r>
          <w:rPr>
            <w:rFonts w:ascii="Cambria Math" w:hAnsi="Cambria Math" w:cs="Times New Roman"/>
            <w:lang w:val="fr-FR"/>
          </w:rPr>
          <m:t>f</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xml:space="preserve"> : Coût total estimé pour atteindre la destination via le nœud </w:t>
      </w:r>
      <m:oMath>
        <m:r>
          <w:rPr>
            <w:rFonts w:ascii="Cambria Math" w:hAnsi="Cambria Math" w:cs="Times New Roman"/>
            <w:lang w:val="fr-FR"/>
          </w:rPr>
          <m:t>n</m:t>
        </m:r>
      </m:oMath>
      <w:r w:rsidRPr="00AA61EC">
        <w:rPr>
          <w:rFonts w:ascii="Times New Roman" w:hAnsi="Times New Roman" w:cs="Times New Roman"/>
          <w:lang w:val="fr-FR"/>
        </w:rPr>
        <w:t>.</w:t>
      </w:r>
    </w:p>
    <w:p w14:paraId="6D612DA9" w14:textId="77777777" w:rsidR="008E3E50" w:rsidRPr="00AA61EC" w:rsidRDefault="008E3E50" w:rsidP="000E4CBC">
      <w:pPr>
        <w:pStyle w:val="Compact"/>
        <w:numPr>
          <w:ilvl w:val="0"/>
          <w:numId w:val="3"/>
        </w:numPr>
        <w:spacing w:line="360" w:lineRule="auto"/>
        <w:ind w:hanging="360"/>
        <w:jc w:val="both"/>
        <w:rPr>
          <w:rFonts w:ascii="Times New Roman" w:hAnsi="Times New Roman" w:cs="Times New Roman"/>
          <w:lang w:val="fr-FR"/>
        </w:rPr>
      </w:pPr>
      <m:oMath>
        <m:r>
          <w:rPr>
            <w:rFonts w:ascii="Cambria Math" w:hAnsi="Cambria Math" w:cs="Times New Roman"/>
            <w:lang w:val="fr-FR"/>
          </w:rPr>
          <m:t>g</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xml:space="preserve"> : Coût réel accumulé depuis le point de départ jusqu’à </w:t>
      </w:r>
      <m:oMath>
        <m:r>
          <w:rPr>
            <w:rFonts w:ascii="Cambria Math" w:hAnsi="Cambria Math" w:cs="Times New Roman"/>
            <w:lang w:val="fr-FR"/>
          </w:rPr>
          <m:t>n</m:t>
        </m:r>
      </m:oMath>
      <w:r w:rsidRPr="00AA61EC">
        <w:rPr>
          <w:rFonts w:ascii="Times New Roman" w:hAnsi="Times New Roman" w:cs="Times New Roman"/>
          <w:lang w:val="fr-FR"/>
        </w:rPr>
        <w:t>.</w:t>
      </w:r>
    </w:p>
    <w:p w14:paraId="4421A135" w14:textId="77777777" w:rsidR="008E3E50" w:rsidRPr="00AA61EC" w:rsidRDefault="008E3E50" w:rsidP="000E4CBC">
      <w:pPr>
        <w:pStyle w:val="Compact"/>
        <w:numPr>
          <w:ilvl w:val="0"/>
          <w:numId w:val="3"/>
        </w:numPr>
        <w:spacing w:line="360" w:lineRule="auto"/>
        <w:ind w:hanging="360"/>
        <w:jc w:val="both"/>
        <w:rPr>
          <w:rFonts w:ascii="Times New Roman" w:hAnsi="Times New Roman" w:cs="Times New Roman"/>
          <w:lang w:val="fr-FR"/>
        </w:rPr>
      </w:pPr>
      <m:oMath>
        <m:r>
          <w:rPr>
            <w:rFonts w:ascii="Cambria Math" w:hAnsi="Cambria Math" w:cs="Times New Roman"/>
            <w:lang w:val="fr-FR"/>
          </w:rPr>
          <m:t>h</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xml:space="preserve"> : Estimation du coût restant jusqu’à la destination.</w:t>
      </w:r>
    </w:p>
    <w:p w14:paraId="59324EFC" w14:textId="77777777" w:rsidR="008E3E50" w:rsidRPr="00AA61EC"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Dans l’application, le coût combiné est défini comme :</w:t>
      </w:r>
    </w:p>
    <w:p w14:paraId="7A0D067D" w14:textId="28C13168" w:rsidR="008E3E50" w:rsidRPr="00C548B3" w:rsidRDefault="008E3E50" w:rsidP="008E3E50">
      <w:pPr>
        <w:pStyle w:val="Corpsdetexte"/>
        <w:rPr>
          <w:rFonts w:cs="Times New Roman"/>
          <w:lang w:val="en-US"/>
        </w:rPr>
      </w:pPr>
      <w:proofErr w:type="spellStart"/>
      <m:oMathPara>
        <m:oMathParaPr>
          <m:jc m:val="center"/>
        </m:oMathParaPr>
        <m:oMath>
          <m:r>
            <m:rPr>
              <m:nor/>
            </m:rPr>
            <w:rPr>
              <w:rFonts w:cs="Times New Roman"/>
              <w:lang w:val="en-US"/>
            </w:rPr>
            <m:t>combined_weight</m:t>
          </m:r>
          <w:proofErr w:type="spellEnd"/>
          <m:r>
            <m:rPr>
              <m:sty m:val="p"/>
            </m:rP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w</m:t>
              </m:r>
            </m:e>
            <m:sub>
              <m:r>
                <m:rPr>
                  <m:nor/>
                </m:rPr>
                <w:rPr>
                  <w:rFonts w:cs="Times New Roman"/>
                  <w:lang w:val="en-US"/>
                </w:rPr>
                <m:t>time</m:t>
              </m:r>
            </m:sub>
          </m:sSub>
          <m:r>
            <m:rPr>
              <m:sty m:val="p"/>
            </m:rPr>
            <w:rPr>
              <w:rFonts w:ascii="Cambria Math" w:hAnsi="Cambria Math" w:cs="Times New Roman"/>
              <w:lang w:val="en-US"/>
            </w:rPr>
            <m:t>⋅</m:t>
          </m:r>
          <m:f>
            <m:fPr>
              <m:ctrlPr>
                <w:rPr>
                  <w:rFonts w:ascii="Cambria Math" w:hAnsi="Cambria Math" w:cs="Times New Roman"/>
                </w:rPr>
              </m:ctrlPr>
            </m:fPr>
            <m:num>
              <m:r>
                <m:rPr>
                  <m:nor/>
                </m:rPr>
                <w:rPr>
                  <w:rFonts w:cs="Times New Roman"/>
                  <w:lang w:val="en-US"/>
                </w:rPr>
                <m:t>avg_predicted_time</m:t>
              </m:r>
            </m:num>
            <m:den>
              <m:r>
                <m:rPr>
                  <m:sty m:val="p"/>
                </m:rPr>
                <w:rPr>
                  <w:rFonts w:ascii="Cambria Math" w:hAnsi="Cambria Math" w:cs="Times New Roman"/>
                  <w:lang w:val="en-US"/>
                </w:rPr>
                <m:t>max</m:t>
              </m:r>
              <m:d>
                <m:dPr>
                  <m:ctrlPr>
                    <w:rPr>
                      <w:rFonts w:ascii="Cambria Math" w:hAnsi="Cambria Math" w:cs="Times New Roman"/>
                    </w:rPr>
                  </m:ctrlPr>
                </m:dPr>
                <m:e>
                  <m:r>
                    <m:rPr>
                      <m:nor/>
                    </m:rPr>
                    <w:rPr>
                      <w:rFonts w:cs="Times New Roman"/>
                      <w:lang w:val="en-US"/>
                    </w:rPr>
                    <m:t>avg_predicted_time</m:t>
                  </m:r>
                </m:e>
              </m:d>
            </m:den>
          </m:f>
          <m:r>
            <m:rPr>
              <m:sty m:val="p"/>
            </m:rP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w</m:t>
              </m:r>
            </m:e>
            <m:sub>
              <m:r>
                <m:rPr>
                  <m:nor/>
                </m:rPr>
                <w:rPr>
                  <w:rFonts w:cs="Times New Roman"/>
                  <w:lang w:val="en-US"/>
                </w:rPr>
                <m:t>cost</m:t>
              </m:r>
            </m:sub>
          </m:sSub>
          <m:r>
            <m:rPr>
              <m:sty m:val="p"/>
            </m:rPr>
            <w:rPr>
              <w:rFonts w:ascii="Cambria Math" w:hAnsi="Cambria Math" w:cs="Times New Roman"/>
              <w:lang w:val="en-US"/>
            </w:rPr>
            <m:t>⋅</m:t>
          </m:r>
          <m:f>
            <m:fPr>
              <m:ctrlPr>
                <w:rPr>
                  <w:rFonts w:ascii="Cambria Math" w:hAnsi="Cambria Math" w:cs="Times New Roman"/>
                </w:rPr>
              </m:ctrlPr>
            </m:fPr>
            <m:num>
              <m:r>
                <m:rPr>
                  <m:nor/>
                </m:rPr>
                <w:rPr>
                  <w:rFonts w:cs="Times New Roman"/>
                  <w:lang w:val="en-US"/>
                </w:rPr>
                <m:t>avg_cost</m:t>
              </m:r>
            </m:num>
            <m:den>
              <m:r>
                <m:rPr>
                  <m:sty m:val="p"/>
                </m:rPr>
                <w:rPr>
                  <w:rFonts w:ascii="Cambria Math" w:hAnsi="Cambria Math" w:cs="Times New Roman"/>
                  <w:lang w:val="en-US"/>
                </w:rPr>
                <m:t>max</m:t>
              </m:r>
              <m:d>
                <m:dPr>
                  <m:ctrlPr>
                    <w:rPr>
                      <w:rFonts w:ascii="Cambria Math" w:hAnsi="Cambria Math" w:cs="Times New Roman"/>
                    </w:rPr>
                  </m:ctrlPr>
                </m:dPr>
                <m:e>
                  <m:r>
                    <m:rPr>
                      <m:nor/>
                    </m:rPr>
                    <w:rPr>
                      <w:rFonts w:cs="Times New Roman"/>
                      <w:lang w:val="en-US"/>
                    </w:rPr>
                    <m:t>avg_cost</m:t>
                  </m:r>
                </m:e>
              </m:d>
            </m:den>
          </m:f>
          <m:r>
            <m:rPr>
              <m:sty m:val="p"/>
            </m:rPr>
            <w:rPr>
              <w:rFonts w:ascii="Cambria Math" w:hAnsi="Cambria Math" w:cs="Times New Roman"/>
              <w:lang w:val="en-US"/>
            </w:rPr>
            <m:t>+</m:t>
          </m:r>
          <m:sSub>
            <m:sSubPr>
              <m:ctrlPr>
                <w:rPr>
                  <w:rFonts w:ascii="Cambria Math" w:hAnsi="Cambria Math" w:cs="Times New Roman"/>
                </w:rPr>
              </m:ctrlPr>
            </m:sSubPr>
            <m:e>
              <m:r>
                <w:rPr>
                  <w:rFonts w:ascii="Cambria Math" w:hAnsi="Cambria Math" w:cs="Times New Roman"/>
                </w:rPr>
                <m:t>w</m:t>
              </m:r>
            </m:e>
            <m:sub>
              <m:r>
                <m:rPr>
                  <m:nor/>
                </m:rPr>
                <w:rPr>
                  <w:rFonts w:cs="Times New Roman"/>
                  <w:lang w:val="en-US"/>
                </w:rPr>
                <m:t>CO2</m:t>
              </m:r>
            </m:sub>
          </m:sSub>
          <m:r>
            <m:rPr>
              <m:sty m:val="p"/>
            </m:rPr>
            <w:rPr>
              <w:rFonts w:ascii="Cambria Math" w:hAnsi="Cambria Math" w:cs="Times New Roman"/>
              <w:lang w:val="en-US"/>
            </w:rPr>
            <m:t>⋅</m:t>
          </m:r>
          <m:f>
            <m:fPr>
              <m:ctrlPr>
                <w:rPr>
                  <w:rFonts w:ascii="Cambria Math" w:hAnsi="Cambria Math" w:cs="Times New Roman"/>
                </w:rPr>
              </m:ctrlPr>
            </m:fPr>
            <m:num>
              <m:r>
                <m:rPr>
                  <m:nor/>
                </m:rPr>
                <w:rPr>
                  <w:rFonts w:cs="Times New Roman"/>
                  <w:lang w:val="en-US"/>
                </w:rPr>
                <m:t>avg_CO2</m:t>
              </m:r>
            </m:num>
            <m:den>
              <m:r>
                <m:rPr>
                  <m:sty m:val="p"/>
                </m:rPr>
                <w:rPr>
                  <w:rFonts w:ascii="Cambria Math" w:hAnsi="Cambria Math" w:cs="Times New Roman"/>
                  <w:lang w:val="en-US"/>
                </w:rPr>
                <m:t>max</m:t>
              </m:r>
              <m:d>
                <m:dPr>
                  <m:ctrlPr>
                    <w:rPr>
                      <w:rFonts w:ascii="Cambria Math" w:hAnsi="Cambria Math" w:cs="Times New Roman"/>
                    </w:rPr>
                  </m:ctrlPr>
                </m:dPr>
                <m:e>
                  <m:r>
                    <m:rPr>
                      <m:nor/>
                    </m:rPr>
                    <w:rPr>
                      <w:rFonts w:cs="Times New Roman"/>
                      <w:lang w:val="en-US"/>
                    </w:rPr>
                    <m:t>avg_CO2</m:t>
                  </m:r>
                </m:e>
              </m:d>
            </m:den>
          </m:f>
        </m:oMath>
      </m:oMathPara>
    </w:p>
    <w:p w14:paraId="60BEEDA8" w14:textId="77777777" w:rsidR="008E3E50" w:rsidRPr="00AA61EC"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où </w:t>
      </w:r>
      <m:oMath>
        <m:sSub>
          <m:sSubPr>
            <m:ctrlPr>
              <w:rPr>
                <w:rFonts w:ascii="Cambria Math" w:hAnsi="Cambria Math" w:cs="Times New Roman"/>
                <w:lang w:val="fr-FR"/>
              </w:rPr>
            </m:ctrlPr>
          </m:sSubPr>
          <m:e>
            <m:r>
              <w:rPr>
                <w:rFonts w:ascii="Cambria Math" w:hAnsi="Cambria Math" w:cs="Times New Roman"/>
                <w:lang w:val="fr-FR"/>
              </w:rPr>
              <m:t>w</m:t>
            </m:r>
          </m:e>
          <m:sub>
            <m:r>
              <m:rPr>
                <m:nor/>
              </m:rPr>
              <w:rPr>
                <w:rFonts w:ascii="Times New Roman" w:hAnsi="Times New Roman" w:cs="Times New Roman"/>
                <w:lang w:val="fr-FR"/>
              </w:rPr>
              <m:t>time</m:t>
            </m:r>
          </m:sub>
        </m:sSub>
      </m:oMath>
      <w:r w:rsidRPr="00AA61EC">
        <w:rPr>
          <w:rFonts w:ascii="Times New Roman" w:hAnsi="Times New Roman" w:cs="Times New Roman"/>
          <w:lang w:val="fr-FR"/>
        </w:rPr>
        <w:t xml:space="preserve">, </w:t>
      </w:r>
      <m:oMath>
        <m:sSub>
          <m:sSubPr>
            <m:ctrlPr>
              <w:rPr>
                <w:rFonts w:ascii="Cambria Math" w:hAnsi="Cambria Math" w:cs="Times New Roman"/>
                <w:lang w:val="fr-FR"/>
              </w:rPr>
            </m:ctrlPr>
          </m:sSubPr>
          <m:e>
            <m:r>
              <w:rPr>
                <w:rFonts w:ascii="Cambria Math" w:hAnsi="Cambria Math" w:cs="Times New Roman"/>
                <w:lang w:val="fr-FR"/>
              </w:rPr>
              <m:t>w</m:t>
            </m:r>
          </m:e>
          <m:sub>
            <m:r>
              <m:rPr>
                <m:nor/>
              </m:rPr>
              <w:rPr>
                <w:rFonts w:ascii="Times New Roman" w:hAnsi="Times New Roman" w:cs="Times New Roman"/>
                <w:lang w:val="fr-FR"/>
              </w:rPr>
              <m:t>cost</m:t>
            </m:r>
          </m:sub>
        </m:sSub>
      </m:oMath>
      <w:r w:rsidRPr="00AA61EC">
        <w:rPr>
          <w:rFonts w:ascii="Times New Roman" w:hAnsi="Times New Roman" w:cs="Times New Roman"/>
          <w:lang w:val="fr-FR"/>
        </w:rPr>
        <w:t xml:space="preserve">, </w:t>
      </w:r>
      <m:oMath>
        <m:sSub>
          <m:sSubPr>
            <m:ctrlPr>
              <w:rPr>
                <w:rFonts w:ascii="Cambria Math" w:hAnsi="Cambria Math" w:cs="Times New Roman"/>
                <w:lang w:val="fr-FR"/>
              </w:rPr>
            </m:ctrlPr>
          </m:sSubPr>
          <m:e>
            <m:r>
              <w:rPr>
                <w:rFonts w:ascii="Cambria Math" w:hAnsi="Cambria Math" w:cs="Times New Roman"/>
                <w:lang w:val="fr-FR"/>
              </w:rPr>
              <m:t>w</m:t>
            </m:r>
          </m:e>
          <m:sub>
            <m:r>
              <m:rPr>
                <m:nor/>
              </m:rPr>
              <w:rPr>
                <w:rFonts w:ascii="Times New Roman" w:hAnsi="Times New Roman" w:cs="Times New Roman"/>
                <w:lang w:val="fr-FR"/>
              </w:rPr>
              <m:t>CO2</m:t>
            </m:r>
          </m:sub>
        </m:sSub>
      </m:oMath>
      <w:r w:rsidRPr="00AA61EC">
        <w:rPr>
          <w:rFonts w:ascii="Times New Roman" w:hAnsi="Times New Roman" w:cs="Times New Roman"/>
          <w:lang w:val="fr-FR"/>
        </w:rPr>
        <w:t xml:space="preserve"> sont les poids définis par l’utilisateur, et les métriques sont normalisées.</w:t>
      </w:r>
    </w:p>
    <w:p w14:paraId="17B036CD" w14:textId="77777777" w:rsidR="008E3E50" w:rsidRPr="00AA61EC" w:rsidRDefault="008E3E50" w:rsidP="008E3E50">
      <w:pPr>
        <w:pStyle w:val="Corpsdetexte"/>
        <w:rPr>
          <w:rFonts w:cs="Times New Roman"/>
        </w:rPr>
      </w:pPr>
      <w:r w:rsidRPr="00AA61EC">
        <w:rPr>
          <w:rFonts w:cs="Times New Roman"/>
        </w:rPr>
        <w:t>L’heuristique utilisée est :</w:t>
      </w:r>
    </w:p>
    <w:p w14:paraId="5E33181C" w14:textId="77777777" w:rsidR="008E3E50" w:rsidRPr="00AA61EC" w:rsidRDefault="008E3E50" w:rsidP="008E3E50">
      <w:pPr>
        <w:pStyle w:val="Corpsdetexte"/>
        <w:rPr>
          <w:rFonts w:cs="Times New Roman"/>
        </w:rPr>
      </w:pPr>
      <m:oMathPara>
        <m:oMathParaPr>
          <m:jc m:val="center"/>
        </m:oMathParaPr>
        <m:oMath>
          <m:r>
            <w:rPr>
              <w:rFonts w:ascii="Cambria Math" w:hAnsi="Cambria Math" w:cs="Times New Roman"/>
            </w:rPr>
            <m:t>h</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min</m:t>
              </m:r>
              <m:d>
                <m:dPr>
                  <m:ctrlPr>
                    <w:rPr>
                      <w:rFonts w:ascii="Cambria Math" w:hAnsi="Cambria Math" w:cs="Times New Roman"/>
                    </w:rPr>
                  </m:ctrlPr>
                </m:dPr>
                <m:e>
                  <m:r>
                    <m:rPr>
                      <m:nor/>
                    </m:rPr>
                    <w:rPr>
                      <w:rFonts w:cs="Times New Roman"/>
                    </w:rPr>
                    <m:t>combined_weight</m:t>
                  </m:r>
                </m:e>
              </m:d>
            </m:num>
            <m:den>
              <m:r>
                <w:rPr>
                  <w:rFonts w:ascii="Cambria Math" w:hAnsi="Cambria Math" w:cs="Times New Roman"/>
                </w:rPr>
                <m:t>2</m:t>
              </m:r>
            </m:den>
          </m:f>
          <m:r>
            <m:rPr>
              <m:sty m:val="p"/>
            </m:rPr>
            <w:rPr>
              <w:rFonts w:ascii="Cambria Math" w:hAnsi="Cambria Math" w:cs="Times New Roman"/>
            </w:rPr>
            <m:t>+</m:t>
          </m:r>
          <m:r>
            <w:rPr>
              <w:rFonts w:ascii="Cambria Math" w:hAnsi="Cambria Math" w:cs="Times New Roman"/>
            </w:rPr>
            <m:t>0.1</m:t>
          </m:r>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nor/>
                            </m:rPr>
                            <w:rPr>
                              <w:rFonts w:cs="Times New Roman"/>
                            </w:rPr>
                            <m:t>lat</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nor/>
                            </m:rPr>
                            <w:rPr>
                              <w:rFonts w:cs="Times New Roman"/>
                            </w:rPr>
                            <m:t>lat</m:t>
                          </m:r>
                        </m:e>
                        <m:sub>
                          <m:r>
                            <m:rPr>
                              <m:nor/>
                            </m:rPr>
                            <w:rPr>
                              <w:rFonts w:cs="Times New Roman"/>
                            </w:rPr>
                            <m:t>end</m:t>
                          </m:r>
                        </m:sub>
                      </m:sSub>
                    </m:e>
                  </m:d>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nor/>
                            </m:rPr>
                            <w:rPr>
                              <w:rFonts w:cs="Times New Roman"/>
                            </w:rPr>
                            <m:t>lng</m:t>
                          </m:r>
                        </m:e>
                        <m:sub>
                          <m:r>
                            <w:rPr>
                              <w:rFonts w:ascii="Cambria Math" w:hAnsi="Cambria Math" w:cs="Times New Roman"/>
                            </w:rPr>
                            <m:t>n</m:t>
                          </m:r>
                        </m:sub>
                      </m:sSub>
                      <m:r>
                        <m:rPr>
                          <m:sty m:val="p"/>
                        </m:rPr>
                        <w:rPr>
                          <w:rFonts w:ascii="Cambria Math" w:hAnsi="Cambria Math" w:cs="Times New Roman"/>
                        </w:rPr>
                        <m:t>-</m:t>
                      </m:r>
                      <m:sSub>
                        <m:sSubPr>
                          <m:ctrlPr>
                            <w:rPr>
                              <w:rFonts w:ascii="Cambria Math" w:hAnsi="Cambria Math" w:cs="Times New Roman"/>
                            </w:rPr>
                          </m:ctrlPr>
                        </m:sSubPr>
                        <m:e>
                          <m:r>
                            <m:rPr>
                              <m:nor/>
                            </m:rPr>
                            <w:rPr>
                              <w:rFonts w:cs="Times New Roman"/>
                            </w:rPr>
                            <m:t>lng</m:t>
                          </m:r>
                        </m:e>
                        <m:sub>
                          <m:r>
                            <m:rPr>
                              <m:nor/>
                            </m:rPr>
                            <w:rPr>
                              <w:rFonts w:cs="Times New Roman"/>
                            </w:rPr>
                            <m:t>end</m:t>
                          </m:r>
                        </m:sub>
                      </m:sSub>
                    </m:e>
                  </m:d>
                </m:e>
                <m:sup>
                  <m:r>
                    <w:rPr>
                      <w:rFonts w:ascii="Cambria Math" w:hAnsi="Cambria Math" w:cs="Times New Roman"/>
                    </w:rPr>
                    <m:t>2</m:t>
                  </m:r>
                </m:sup>
              </m:sSup>
            </m:e>
          </m:rad>
          <m:r>
            <m:rPr>
              <m:sty m:val="p"/>
            </m:rPr>
            <w:rPr>
              <w:rFonts w:ascii="Cambria Math" w:hAnsi="Cambria Math" w:cs="Times New Roman"/>
            </w:rPr>
            <m:t>⋅</m:t>
          </m:r>
          <m:r>
            <w:rPr>
              <w:rFonts w:ascii="Cambria Math" w:hAnsi="Cambria Math" w:cs="Times New Roman"/>
            </w:rPr>
            <m:t>100</m:t>
          </m:r>
        </m:oMath>
      </m:oMathPara>
    </w:p>
    <w:p w14:paraId="70AAE50C" w14:textId="4107173B" w:rsidR="00F8568F" w:rsidRPr="008E3E50"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où la distance géographique euclidienne est calculée à partir des coordonnées dans </w:t>
      </w:r>
      <w:r w:rsidRPr="00AA61EC">
        <w:rPr>
          <w:rStyle w:val="VerbatimChar"/>
          <w:rFonts w:ascii="Times New Roman" w:hAnsi="Times New Roman" w:cs="Times New Roman"/>
          <w:lang w:val="fr-FR"/>
        </w:rPr>
        <w:t>ZONES</w:t>
      </w:r>
      <w:r w:rsidRPr="00AA61EC">
        <w:rPr>
          <w:rFonts w:ascii="Times New Roman" w:hAnsi="Times New Roman" w:cs="Times New Roman"/>
          <w:lang w:val="fr-FR"/>
        </w:rPr>
        <w:t>.</w:t>
      </w:r>
    </w:p>
    <w:p w14:paraId="3D0A3D51" w14:textId="27EC64CA" w:rsidR="008E3E50" w:rsidRPr="008E3E50" w:rsidRDefault="00F8568F" w:rsidP="000E4CBC">
      <w:pPr>
        <w:pStyle w:val="Paragraphedeliste"/>
        <w:numPr>
          <w:ilvl w:val="1"/>
          <w:numId w:val="17"/>
        </w:numPr>
        <w:rPr>
          <w:b/>
          <w:bCs/>
          <w:color w:val="2E74B5" w:themeColor="accent1" w:themeShade="BF"/>
        </w:rPr>
      </w:pPr>
      <w:r>
        <w:rPr>
          <w:b/>
          <w:bCs/>
          <w:color w:val="2E74B5" w:themeColor="accent1" w:themeShade="BF"/>
        </w:rPr>
        <w:t>Algorithme</w:t>
      </w:r>
    </w:p>
    <w:p w14:paraId="4CDF1568" w14:textId="77777777" w:rsidR="008E3E50" w:rsidRPr="00AA61EC" w:rsidRDefault="008E3E50" w:rsidP="000E4CBC">
      <w:pPr>
        <w:pStyle w:val="Compact"/>
        <w:numPr>
          <w:ilvl w:val="0"/>
          <w:numId w:val="15"/>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Initialisation</w:t>
      </w:r>
      <w:r w:rsidRPr="00AA61EC">
        <w:rPr>
          <w:rFonts w:ascii="Times New Roman" w:hAnsi="Times New Roman" w:cs="Times New Roman"/>
          <w:lang w:val="fr-FR"/>
        </w:rPr>
        <w:t xml:space="preserve"> :</w:t>
      </w:r>
    </w:p>
    <w:p w14:paraId="25450D7A"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Créer une liste ouverte (</w:t>
      </w:r>
      <w:proofErr w:type="spellStart"/>
      <w:r w:rsidRPr="00AA61EC">
        <w:rPr>
          <w:rStyle w:val="VerbatimChar"/>
          <w:rFonts w:ascii="Times New Roman" w:hAnsi="Times New Roman" w:cs="Times New Roman"/>
          <w:lang w:val="fr-FR"/>
        </w:rPr>
        <w:t>open_set</w:t>
      </w:r>
      <w:proofErr w:type="spellEnd"/>
      <w:r w:rsidRPr="00AA61EC">
        <w:rPr>
          <w:rFonts w:ascii="Times New Roman" w:hAnsi="Times New Roman" w:cs="Times New Roman"/>
          <w:lang w:val="fr-FR"/>
        </w:rPr>
        <w:t xml:space="preserve">) avec le nœud de départ, initialisé avec </w:t>
      </w:r>
      <m:oMath>
        <m:r>
          <w:rPr>
            <w:rFonts w:ascii="Cambria Math" w:hAnsi="Cambria Math" w:cs="Times New Roman"/>
            <w:lang w:val="fr-FR"/>
          </w:rPr>
          <m:t>f</m:t>
        </m:r>
        <m:d>
          <m:dPr>
            <m:ctrlPr>
              <w:rPr>
                <w:rFonts w:ascii="Cambria Math" w:hAnsi="Cambria Math" w:cs="Times New Roman"/>
                <w:lang w:val="fr-FR"/>
              </w:rPr>
            </m:ctrlPr>
          </m:dPr>
          <m:e>
            <m:r>
              <m:rPr>
                <m:nor/>
              </m:rPr>
              <w:rPr>
                <w:rFonts w:ascii="Times New Roman" w:hAnsi="Times New Roman" w:cs="Times New Roman"/>
                <w:lang w:val="fr-FR"/>
              </w:rPr>
              <m:t>start</m:t>
            </m:r>
          </m:e>
        </m:d>
        <m:r>
          <m:rPr>
            <m:sty m:val="p"/>
          </m:rPr>
          <w:rPr>
            <w:rFonts w:ascii="Cambria Math" w:hAnsi="Cambria Math" w:cs="Times New Roman"/>
            <w:lang w:val="fr-FR"/>
          </w:rPr>
          <m:t>=</m:t>
        </m:r>
        <m:r>
          <w:rPr>
            <w:rFonts w:ascii="Cambria Math" w:hAnsi="Cambria Math" w:cs="Times New Roman"/>
            <w:lang w:val="fr-FR"/>
          </w:rPr>
          <m:t>h</m:t>
        </m:r>
        <m:d>
          <m:dPr>
            <m:ctrlPr>
              <w:rPr>
                <w:rFonts w:ascii="Cambria Math" w:hAnsi="Cambria Math" w:cs="Times New Roman"/>
                <w:lang w:val="fr-FR"/>
              </w:rPr>
            </m:ctrlPr>
          </m:dPr>
          <m:e>
            <m:r>
              <m:rPr>
                <m:nor/>
              </m:rPr>
              <w:rPr>
                <w:rFonts w:ascii="Times New Roman" w:hAnsi="Times New Roman" w:cs="Times New Roman"/>
                <w:lang w:val="fr-FR"/>
              </w:rPr>
              <m:t>start</m:t>
            </m:r>
          </m:e>
        </m:d>
      </m:oMath>
      <w:r w:rsidRPr="00AA61EC">
        <w:rPr>
          <w:rFonts w:ascii="Times New Roman" w:hAnsi="Times New Roman" w:cs="Times New Roman"/>
          <w:lang w:val="fr-FR"/>
        </w:rPr>
        <w:t>.</w:t>
      </w:r>
    </w:p>
    <w:p w14:paraId="6522BADD"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Initialiser </w:t>
      </w:r>
      <m:oMath>
        <m:r>
          <w:rPr>
            <w:rFonts w:ascii="Cambria Math" w:hAnsi="Cambria Math" w:cs="Times New Roman"/>
            <w:lang w:val="fr-FR"/>
          </w:rPr>
          <m:t>g</m:t>
        </m:r>
        <m:d>
          <m:dPr>
            <m:ctrlPr>
              <w:rPr>
                <w:rFonts w:ascii="Cambria Math" w:hAnsi="Cambria Math" w:cs="Times New Roman"/>
                <w:lang w:val="fr-FR"/>
              </w:rPr>
            </m:ctrlPr>
          </m:dPr>
          <m:e>
            <m:r>
              <m:rPr>
                <m:nor/>
              </m:rPr>
              <w:rPr>
                <w:rFonts w:ascii="Times New Roman" w:hAnsi="Times New Roman" w:cs="Times New Roman"/>
                <w:lang w:val="fr-FR"/>
              </w:rPr>
              <m:t>start</m:t>
            </m:r>
          </m:e>
        </m:d>
        <m:r>
          <m:rPr>
            <m:sty m:val="p"/>
          </m:rPr>
          <w:rPr>
            <w:rFonts w:ascii="Cambria Math" w:hAnsi="Cambria Math" w:cs="Times New Roman"/>
            <w:lang w:val="fr-FR"/>
          </w:rPr>
          <m:t>=</m:t>
        </m:r>
        <m:r>
          <w:rPr>
            <w:rFonts w:ascii="Cambria Math" w:hAnsi="Cambria Math" w:cs="Times New Roman"/>
            <w:lang w:val="fr-FR"/>
          </w:rPr>
          <m:t>0</m:t>
        </m:r>
      </m:oMath>
      <w:r w:rsidRPr="00AA61EC">
        <w:rPr>
          <w:rFonts w:ascii="Times New Roman" w:hAnsi="Times New Roman" w:cs="Times New Roman"/>
          <w:lang w:val="fr-FR"/>
        </w:rPr>
        <w:t xml:space="preserve">, </w:t>
      </w:r>
      <m:oMath>
        <m:r>
          <w:rPr>
            <w:rFonts w:ascii="Cambria Math" w:hAnsi="Cambria Math" w:cs="Times New Roman"/>
            <w:lang w:val="fr-FR"/>
          </w:rPr>
          <m:t>f</m:t>
        </m:r>
        <m:d>
          <m:dPr>
            <m:ctrlPr>
              <w:rPr>
                <w:rFonts w:ascii="Cambria Math" w:hAnsi="Cambria Math" w:cs="Times New Roman"/>
                <w:lang w:val="fr-FR"/>
              </w:rPr>
            </m:ctrlPr>
          </m:dPr>
          <m:e>
            <m:r>
              <w:rPr>
                <w:rFonts w:ascii="Cambria Math" w:hAnsi="Cambria Math" w:cs="Times New Roman"/>
                <w:lang w:val="fr-FR"/>
              </w:rPr>
              <m:t>n</m:t>
            </m:r>
          </m:e>
        </m:d>
        <m:r>
          <m:rPr>
            <m:sty m:val="p"/>
          </m:rPr>
          <w:rPr>
            <w:rFonts w:ascii="Cambria Math" w:hAnsi="Cambria Math" w:cs="Times New Roman"/>
            <w:lang w:val="fr-FR"/>
          </w:rPr>
          <m:t>=∞</m:t>
        </m:r>
      </m:oMath>
      <w:r w:rsidRPr="00AA61EC">
        <w:rPr>
          <w:rFonts w:ascii="Times New Roman" w:hAnsi="Times New Roman" w:cs="Times New Roman"/>
          <w:lang w:val="fr-FR"/>
        </w:rPr>
        <w:t xml:space="preserve"> pour tous les autres nœuds.</w:t>
      </w:r>
    </w:p>
    <w:p w14:paraId="00679D4F"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Initialiser les scores de temps, coût et CO</w:t>
      </w:r>
      <w:r w:rsidRPr="008E3E50">
        <w:rPr>
          <w:rFonts w:ascii="Times New Roman" w:hAnsi="Times New Roman" w:cs="Times New Roman"/>
          <w:sz w:val="16"/>
          <w:szCs w:val="16"/>
          <w:lang w:val="fr-FR"/>
        </w:rPr>
        <w:t>2</w:t>
      </w:r>
      <w:r w:rsidRPr="00AA61EC">
        <w:rPr>
          <w:rFonts w:ascii="Times New Roman" w:hAnsi="Times New Roman" w:cs="Times New Roman"/>
          <w:lang w:val="fr-FR"/>
        </w:rPr>
        <w:t xml:space="preserve"> à 0 pour le nœud de départ.</w:t>
      </w:r>
    </w:p>
    <w:p w14:paraId="220A9E31" w14:textId="77777777" w:rsidR="008E3E50" w:rsidRPr="00AA61EC" w:rsidRDefault="008E3E50" w:rsidP="000E4CBC">
      <w:pPr>
        <w:pStyle w:val="Compact"/>
        <w:numPr>
          <w:ilvl w:val="0"/>
          <w:numId w:val="15"/>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Boucle principale</w:t>
      </w:r>
      <w:r w:rsidRPr="00AA61EC">
        <w:rPr>
          <w:rFonts w:ascii="Times New Roman" w:hAnsi="Times New Roman" w:cs="Times New Roman"/>
          <w:lang w:val="fr-FR"/>
        </w:rPr>
        <w:t xml:space="preserve"> :</w:t>
      </w:r>
    </w:p>
    <w:p w14:paraId="0C638403"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Sélectionner le nœud </w:t>
      </w:r>
      <m:oMath>
        <m:r>
          <w:rPr>
            <w:rFonts w:ascii="Cambria Math" w:hAnsi="Cambria Math" w:cs="Times New Roman"/>
            <w:lang w:val="fr-FR"/>
          </w:rPr>
          <m:t>n</m:t>
        </m:r>
      </m:oMath>
      <w:r w:rsidRPr="00AA61EC">
        <w:rPr>
          <w:rFonts w:ascii="Times New Roman" w:hAnsi="Times New Roman" w:cs="Times New Roman"/>
          <w:lang w:val="fr-FR"/>
        </w:rPr>
        <w:t xml:space="preserve"> avec le plus petit </w:t>
      </w:r>
      <m:oMath>
        <m:r>
          <w:rPr>
            <w:rFonts w:ascii="Cambria Math" w:hAnsi="Cambria Math" w:cs="Times New Roman"/>
            <w:lang w:val="fr-FR"/>
          </w:rPr>
          <m:t>f</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xml:space="preserve"> dans </w:t>
      </w:r>
      <w:proofErr w:type="spellStart"/>
      <w:r w:rsidRPr="00AA61EC">
        <w:rPr>
          <w:rStyle w:val="VerbatimChar"/>
          <w:rFonts w:ascii="Times New Roman" w:hAnsi="Times New Roman" w:cs="Times New Roman"/>
          <w:lang w:val="fr-FR"/>
        </w:rPr>
        <w:t>open_set</w:t>
      </w:r>
      <w:proofErr w:type="spellEnd"/>
      <w:r w:rsidRPr="00AA61EC">
        <w:rPr>
          <w:rFonts w:ascii="Times New Roman" w:hAnsi="Times New Roman" w:cs="Times New Roman"/>
          <w:lang w:val="fr-FR"/>
        </w:rPr>
        <w:t>.</w:t>
      </w:r>
    </w:p>
    <w:p w14:paraId="60CC3085"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Si </w:t>
      </w:r>
      <m:oMath>
        <m:r>
          <w:rPr>
            <w:rFonts w:ascii="Cambria Math" w:hAnsi="Cambria Math" w:cs="Times New Roman"/>
            <w:lang w:val="fr-FR"/>
          </w:rPr>
          <m:t>n</m:t>
        </m:r>
      </m:oMath>
      <w:r w:rsidRPr="00AA61EC">
        <w:rPr>
          <w:rFonts w:ascii="Times New Roman" w:hAnsi="Times New Roman" w:cs="Times New Roman"/>
          <w:lang w:val="fr-FR"/>
        </w:rPr>
        <w:t xml:space="preserve"> est la destination, reconstruire le chemin optimal.</w:t>
      </w:r>
    </w:p>
    <w:p w14:paraId="146E3875"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Pour chaque voisin </w:t>
      </w:r>
      <m:oMath>
        <m:r>
          <w:rPr>
            <w:rFonts w:ascii="Cambria Math" w:hAnsi="Cambria Math" w:cs="Times New Roman"/>
            <w:lang w:val="fr-FR"/>
          </w:rPr>
          <m:t>m</m:t>
        </m:r>
      </m:oMath>
      <w:r w:rsidRPr="00AA61EC">
        <w:rPr>
          <w:rFonts w:ascii="Times New Roman" w:hAnsi="Times New Roman" w:cs="Times New Roman"/>
          <w:lang w:val="fr-FR"/>
        </w:rPr>
        <w:t xml:space="preserve"> de </w:t>
      </w:r>
      <m:oMath>
        <m:r>
          <w:rPr>
            <w:rFonts w:ascii="Cambria Math" w:hAnsi="Cambria Math" w:cs="Times New Roman"/>
            <w:lang w:val="fr-FR"/>
          </w:rPr>
          <m:t>n</m:t>
        </m:r>
      </m:oMath>
      <w:r w:rsidRPr="00AA61EC">
        <w:rPr>
          <w:rFonts w:ascii="Times New Roman" w:hAnsi="Times New Roman" w:cs="Times New Roman"/>
          <w:lang w:val="fr-FR"/>
        </w:rPr>
        <w:t xml:space="preserve"> :</w:t>
      </w:r>
    </w:p>
    <w:p w14:paraId="6378A7AF" w14:textId="77777777" w:rsidR="008E3E50" w:rsidRPr="00AA61EC" w:rsidRDefault="008E3E50"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Calculer </w:t>
      </w:r>
      <m:oMath>
        <m:sSub>
          <m:sSubPr>
            <m:ctrlPr>
              <w:rPr>
                <w:rFonts w:ascii="Cambria Math" w:hAnsi="Cambria Math" w:cs="Times New Roman"/>
                <w:lang w:val="fr-FR"/>
              </w:rPr>
            </m:ctrlPr>
          </m:sSubPr>
          <m:e>
            <m:r>
              <w:rPr>
                <w:rFonts w:ascii="Cambria Math" w:hAnsi="Cambria Math" w:cs="Times New Roman"/>
                <w:lang w:val="fr-FR"/>
              </w:rPr>
              <m:t>g</m:t>
            </m:r>
          </m:e>
          <m:sub>
            <m:r>
              <m:rPr>
                <m:nor/>
              </m:rPr>
              <w:rPr>
                <w:rFonts w:ascii="Times New Roman" w:hAnsi="Times New Roman" w:cs="Times New Roman"/>
                <w:lang w:val="fr-FR"/>
              </w:rPr>
              <m:t>tentative</m:t>
            </m:r>
          </m:sub>
        </m:sSub>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m:t>
        </m:r>
        <m:r>
          <w:rPr>
            <w:rFonts w:ascii="Cambria Math" w:hAnsi="Cambria Math" w:cs="Times New Roman"/>
            <w:lang w:val="fr-FR"/>
          </w:rPr>
          <m:t>g</m:t>
        </m:r>
        <m:d>
          <m:dPr>
            <m:ctrlPr>
              <w:rPr>
                <w:rFonts w:ascii="Cambria Math" w:hAnsi="Cambria Math" w:cs="Times New Roman"/>
                <w:lang w:val="fr-FR"/>
              </w:rPr>
            </m:ctrlPr>
          </m:dPr>
          <m:e>
            <m:r>
              <w:rPr>
                <w:rFonts w:ascii="Cambria Math" w:hAnsi="Cambria Math" w:cs="Times New Roman"/>
                <w:lang w:val="fr-FR"/>
              </w:rPr>
              <m:t>n</m:t>
            </m:r>
          </m:e>
        </m:d>
        <m:r>
          <m:rPr>
            <m:sty m:val="p"/>
          </m:rPr>
          <w:rPr>
            <w:rFonts w:ascii="Cambria Math" w:hAnsi="Cambria Math" w:cs="Times New Roman"/>
            <w:lang w:val="fr-FR"/>
          </w:rPr>
          <m:t>+</m:t>
        </m:r>
        <m:r>
          <w:rPr>
            <w:rFonts w:ascii="Cambria Math" w:hAnsi="Cambria Math" w:cs="Times New Roman"/>
            <w:lang w:val="fr-FR"/>
          </w:rPr>
          <m:t>w</m:t>
        </m:r>
        <m:d>
          <m:dPr>
            <m:ctrlPr>
              <w:rPr>
                <w:rFonts w:ascii="Cambria Math" w:hAnsi="Cambria Math" w:cs="Times New Roman"/>
                <w:lang w:val="fr-FR"/>
              </w:rPr>
            </m:ctrlPr>
          </m:dPr>
          <m:e>
            <m:r>
              <w:rPr>
                <w:rFonts w:ascii="Cambria Math" w:hAnsi="Cambria Math" w:cs="Times New Roman"/>
                <w:lang w:val="fr-FR"/>
              </w:rPr>
              <m:t>n</m:t>
            </m:r>
            <m:r>
              <m:rPr>
                <m:sty m:val="p"/>
              </m:rPr>
              <w:rPr>
                <w:rFonts w:ascii="Cambria Math" w:hAnsi="Cambria Math" w:cs="Times New Roman"/>
                <w:lang w:val="fr-FR"/>
              </w:rPr>
              <m:t>,</m:t>
            </m:r>
            <m:r>
              <w:rPr>
                <w:rFonts w:ascii="Cambria Math" w:hAnsi="Cambria Math" w:cs="Times New Roman"/>
                <w:lang w:val="fr-FR"/>
              </w:rPr>
              <m:t>m</m:t>
            </m:r>
          </m:e>
        </m:d>
      </m:oMath>
      <w:r w:rsidRPr="00AA61EC">
        <w:rPr>
          <w:rFonts w:ascii="Times New Roman" w:hAnsi="Times New Roman" w:cs="Times New Roman"/>
          <w:lang w:val="fr-FR"/>
        </w:rPr>
        <w:t>.</w:t>
      </w:r>
    </w:p>
    <w:p w14:paraId="26C5D3D8" w14:textId="77777777" w:rsidR="008E3E50" w:rsidRPr="00AA61EC" w:rsidRDefault="008E3E50"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Si </w:t>
      </w:r>
      <m:oMath>
        <m:sSub>
          <m:sSubPr>
            <m:ctrlPr>
              <w:rPr>
                <w:rFonts w:ascii="Cambria Math" w:hAnsi="Cambria Math" w:cs="Times New Roman"/>
                <w:lang w:val="fr-FR"/>
              </w:rPr>
            </m:ctrlPr>
          </m:sSubPr>
          <m:e>
            <m:r>
              <w:rPr>
                <w:rFonts w:ascii="Cambria Math" w:hAnsi="Cambria Math" w:cs="Times New Roman"/>
                <w:lang w:val="fr-FR"/>
              </w:rPr>
              <m:t>g</m:t>
            </m:r>
          </m:e>
          <m:sub>
            <m:r>
              <m:rPr>
                <m:nor/>
              </m:rPr>
              <w:rPr>
                <w:rFonts w:ascii="Times New Roman" w:hAnsi="Times New Roman" w:cs="Times New Roman"/>
                <w:lang w:val="fr-FR"/>
              </w:rPr>
              <m:t>tentative</m:t>
            </m:r>
          </m:sub>
        </m:sSub>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&lt;</m:t>
        </m:r>
        <m:r>
          <w:rPr>
            <w:rFonts w:ascii="Cambria Math" w:hAnsi="Cambria Math" w:cs="Times New Roman"/>
            <w:lang w:val="fr-FR"/>
          </w:rPr>
          <m:t>g</m:t>
        </m:r>
        <m:d>
          <m:dPr>
            <m:ctrlPr>
              <w:rPr>
                <w:rFonts w:ascii="Cambria Math" w:hAnsi="Cambria Math" w:cs="Times New Roman"/>
                <w:lang w:val="fr-FR"/>
              </w:rPr>
            </m:ctrlPr>
          </m:dPr>
          <m:e>
            <m:r>
              <w:rPr>
                <w:rFonts w:ascii="Cambria Math" w:hAnsi="Cambria Math" w:cs="Times New Roman"/>
                <w:lang w:val="fr-FR"/>
              </w:rPr>
              <m:t>m</m:t>
            </m:r>
          </m:e>
        </m:d>
      </m:oMath>
      <w:r w:rsidRPr="00AA61EC">
        <w:rPr>
          <w:rFonts w:ascii="Times New Roman" w:hAnsi="Times New Roman" w:cs="Times New Roman"/>
          <w:lang w:val="fr-FR"/>
        </w:rPr>
        <w:t>, mettre à jour :</w:t>
      </w:r>
    </w:p>
    <w:p w14:paraId="0E5CD532" w14:textId="77777777" w:rsidR="008E3E50" w:rsidRPr="00AA61EC" w:rsidRDefault="008E3E50" w:rsidP="008E3E50">
      <w:pPr>
        <w:pStyle w:val="Compact"/>
        <w:spacing w:line="360" w:lineRule="auto"/>
        <w:jc w:val="both"/>
        <w:rPr>
          <w:rFonts w:ascii="Times New Roman" w:hAnsi="Times New Roman" w:cs="Times New Roman"/>
          <w:lang w:val="fr-FR"/>
        </w:rPr>
      </w:pPr>
      <m:oMathPara>
        <m:oMathParaPr>
          <m:jc m:val="center"/>
        </m:oMathParaPr>
        <m:oMath>
          <m:r>
            <w:rPr>
              <w:rFonts w:ascii="Cambria Math" w:hAnsi="Cambria Math" w:cs="Times New Roman"/>
              <w:lang w:val="fr-FR"/>
            </w:rPr>
            <m:t>g</m:t>
          </m:r>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m:t>
          </m:r>
          <m:sSub>
            <m:sSubPr>
              <m:ctrlPr>
                <w:rPr>
                  <w:rFonts w:ascii="Cambria Math" w:hAnsi="Cambria Math" w:cs="Times New Roman"/>
                  <w:lang w:val="fr-FR"/>
                </w:rPr>
              </m:ctrlPr>
            </m:sSubPr>
            <m:e>
              <m:r>
                <w:rPr>
                  <w:rFonts w:ascii="Cambria Math" w:hAnsi="Cambria Math" w:cs="Times New Roman"/>
                  <w:lang w:val="fr-FR"/>
                </w:rPr>
                <m:t>g</m:t>
              </m:r>
            </m:e>
            <m:sub>
              <m:r>
                <m:rPr>
                  <m:nor/>
                </m:rPr>
                <w:rPr>
                  <w:rFonts w:ascii="Times New Roman" w:hAnsi="Times New Roman" w:cs="Times New Roman"/>
                  <w:lang w:val="fr-FR"/>
                </w:rPr>
                <m:t>tentative</m:t>
              </m:r>
            </m:sub>
          </m:sSub>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m:t>
          </m:r>
          <m:r>
            <w:rPr>
              <w:rFonts w:ascii="Cambria Math" w:hAnsi="Cambria Math" w:cs="Times New Roman"/>
              <w:lang w:val="fr-FR"/>
            </w:rPr>
            <m:t> f</m:t>
          </m:r>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m:t>
          </m:r>
          <m:r>
            <w:rPr>
              <w:rFonts w:ascii="Cambria Math" w:hAnsi="Cambria Math" w:cs="Times New Roman"/>
              <w:lang w:val="fr-FR"/>
            </w:rPr>
            <m:t>g</m:t>
          </m:r>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m:t>
          </m:r>
          <m:r>
            <w:rPr>
              <w:rFonts w:ascii="Cambria Math" w:hAnsi="Cambria Math" w:cs="Times New Roman"/>
              <w:lang w:val="fr-FR"/>
            </w:rPr>
            <m:t>h</m:t>
          </m:r>
          <m:d>
            <m:dPr>
              <m:ctrlPr>
                <w:rPr>
                  <w:rFonts w:ascii="Cambria Math" w:hAnsi="Cambria Math" w:cs="Times New Roman"/>
                  <w:lang w:val="fr-FR"/>
                </w:rPr>
              </m:ctrlPr>
            </m:dPr>
            <m:e>
              <m:r>
                <w:rPr>
                  <w:rFonts w:ascii="Cambria Math" w:hAnsi="Cambria Math" w:cs="Times New Roman"/>
                  <w:lang w:val="fr-FR"/>
                </w:rPr>
                <m:t>m</m:t>
              </m:r>
            </m:e>
          </m:d>
        </m:oMath>
      </m:oMathPara>
    </w:p>
    <w:p w14:paraId="1A6B9CD5" w14:textId="77777777" w:rsidR="008E3E50" w:rsidRPr="00AA61EC" w:rsidRDefault="008E3E50"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lastRenderedPageBreak/>
        <w:t>Mettre à jour les métriques (temps, coût, CO</w:t>
      </w:r>
      <w:r w:rsidRPr="008E3E50">
        <w:rPr>
          <w:rFonts w:ascii="Times New Roman" w:hAnsi="Times New Roman" w:cs="Times New Roman"/>
          <w:sz w:val="16"/>
          <w:szCs w:val="16"/>
          <w:lang w:val="fr-FR"/>
        </w:rPr>
        <w:t>2</w:t>
      </w:r>
      <w:r w:rsidRPr="00AA61EC">
        <w:rPr>
          <w:rFonts w:ascii="Times New Roman" w:hAnsi="Times New Roman" w:cs="Times New Roman"/>
          <w:lang w:val="fr-FR"/>
        </w:rPr>
        <w:t>).</w:t>
      </w:r>
    </w:p>
    <w:p w14:paraId="2D6C5DAA" w14:textId="77777777" w:rsidR="008E3E50" w:rsidRPr="00AA61EC" w:rsidRDefault="008E3E50"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Ajouter </w:t>
      </w:r>
      <m:oMath>
        <m:r>
          <w:rPr>
            <w:rFonts w:ascii="Cambria Math" w:hAnsi="Cambria Math" w:cs="Times New Roman"/>
            <w:lang w:val="fr-FR"/>
          </w:rPr>
          <m:t>m</m:t>
        </m:r>
      </m:oMath>
      <w:r w:rsidRPr="00AA61EC">
        <w:rPr>
          <w:rFonts w:ascii="Times New Roman" w:hAnsi="Times New Roman" w:cs="Times New Roman"/>
          <w:lang w:val="fr-FR"/>
        </w:rPr>
        <w:t xml:space="preserve"> à </w:t>
      </w:r>
      <w:proofErr w:type="spellStart"/>
      <w:r w:rsidRPr="00AA61EC">
        <w:rPr>
          <w:rStyle w:val="VerbatimChar"/>
          <w:rFonts w:ascii="Times New Roman" w:hAnsi="Times New Roman" w:cs="Times New Roman"/>
          <w:lang w:val="fr-FR"/>
        </w:rPr>
        <w:t>open_set</w:t>
      </w:r>
      <w:proofErr w:type="spellEnd"/>
      <w:r w:rsidRPr="00AA61EC">
        <w:rPr>
          <w:rFonts w:ascii="Times New Roman" w:hAnsi="Times New Roman" w:cs="Times New Roman"/>
          <w:lang w:val="fr-FR"/>
        </w:rPr>
        <w:t xml:space="preserve"> si nécessaire.</w:t>
      </w:r>
    </w:p>
    <w:p w14:paraId="1E886292" w14:textId="41E12577" w:rsidR="008E3E50" w:rsidRPr="008E3E50" w:rsidRDefault="008E3E50" w:rsidP="000E4CBC">
      <w:pPr>
        <w:pStyle w:val="Compact"/>
        <w:numPr>
          <w:ilvl w:val="0"/>
          <w:numId w:val="15"/>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Convergence</w:t>
      </w:r>
      <w:r w:rsidRPr="00AA61EC">
        <w:rPr>
          <w:rFonts w:ascii="Times New Roman" w:hAnsi="Times New Roman" w:cs="Times New Roman"/>
          <w:lang w:val="fr-FR"/>
        </w:rPr>
        <w:t xml:space="preserve"> : L’algorithme converge lorsque la destination est atteinte ou si </w:t>
      </w:r>
      <w:proofErr w:type="spellStart"/>
      <w:r w:rsidRPr="00AA61EC">
        <w:rPr>
          <w:rStyle w:val="VerbatimChar"/>
          <w:rFonts w:ascii="Times New Roman" w:hAnsi="Times New Roman" w:cs="Times New Roman"/>
          <w:lang w:val="fr-FR"/>
        </w:rPr>
        <w:t>open_set</w:t>
      </w:r>
      <w:proofErr w:type="spellEnd"/>
      <w:r w:rsidRPr="00AA61EC">
        <w:rPr>
          <w:rFonts w:ascii="Times New Roman" w:hAnsi="Times New Roman" w:cs="Times New Roman"/>
          <w:lang w:val="fr-FR"/>
        </w:rPr>
        <w:t xml:space="preserve"> est vide (pas de chemin possible).</w:t>
      </w:r>
    </w:p>
    <w:p w14:paraId="7C4832FC" w14:textId="2D6B0FE0" w:rsidR="00F8568F" w:rsidRDefault="00F8568F" w:rsidP="000E4CBC">
      <w:pPr>
        <w:pStyle w:val="Paragraphedeliste"/>
        <w:numPr>
          <w:ilvl w:val="1"/>
          <w:numId w:val="17"/>
        </w:numPr>
        <w:rPr>
          <w:b/>
          <w:bCs/>
          <w:color w:val="2E74B5" w:themeColor="accent1" w:themeShade="BF"/>
        </w:rPr>
      </w:pPr>
      <w:r>
        <w:rPr>
          <w:b/>
          <w:bCs/>
          <w:color w:val="2E74B5" w:themeColor="accent1" w:themeShade="BF"/>
        </w:rPr>
        <w:t>Utilisation dans l’application</w:t>
      </w:r>
    </w:p>
    <w:p w14:paraId="7F4CCCFA" w14:textId="59EDF3FF" w:rsidR="00F8568F" w:rsidRPr="008E3E50"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La fonction </w:t>
      </w:r>
      <w:proofErr w:type="spellStart"/>
      <w:r w:rsidRPr="00AA61EC">
        <w:rPr>
          <w:rStyle w:val="VerbatimChar"/>
          <w:rFonts w:ascii="Times New Roman" w:hAnsi="Times New Roman" w:cs="Times New Roman"/>
          <w:lang w:val="fr-FR"/>
        </w:rPr>
        <w:t>optimize_route_astar</w:t>
      </w:r>
      <w:proofErr w:type="spellEnd"/>
      <w:r w:rsidRPr="00AA61EC">
        <w:rPr>
          <w:rFonts w:ascii="Times New Roman" w:hAnsi="Times New Roman" w:cs="Times New Roman"/>
          <w:lang w:val="fr-FR"/>
        </w:rPr>
        <w:t xml:space="preserve"> construit un graphe avec des arêtes </w:t>
      </w:r>
      <w:proofErr w:type="spellStart"/>
      <w:r w:rsidRPr="00AA61EC">
        <w:rPr>
          <w:rStyle w:val="VerbatimChar"/>
          <w:rFonts w:ascii="Times New Roman" w:hAnsi="Times New Roman" w:cs="Times New Roman"/>
          <w:lang w:val="fr-FR"/>
        </w:rPr>
        <w:t>start_point</w:t>
      </w:r>
      <w:proofErr w:type="spellEnd"/>
      <w:r w:rsidRPr="00AA61EC">
        <w:rPr>
          <w:rFonts w:ascii="Times New Roman" w:hAnsi="Times New Roman" w:cs="Times New Roman"/>
          <w:lang w:val="fr-FR"/>
        </w:rPr>
        <w:t xml:space="preserve"> -&gt; </w:t>
      </w:r>
      <w:r w:rsidRPr="00AA61EC">
        <w:rPr>
          <w:rStyle w:val="VerbatimChar"/>
          <w:rFonts w:ascii="Times New Roman" w:hAnsi="Times New Roman" w:cs="Times New Roman"/>
          <w:lang w:val="fr-FR"/>
        </w:rPr>
        <w:t>routes</w:t>
      </w:r>
      <w:r w:rsidRPr="00AA61EC">
        <w:rPr>
          <w:rFonts w:ascii="Times New Roman" w:hAnsi="Times New Roman" w:cs="Times New Roman"/>
          <w:lang w:val="fr-FR"/>
        </w:rPr>
        <w:t xml:space="preserve"> (poids = 0) et </w:t>
      </w:r>
      <w:r w:rsidRPr="00AA61EC">
        <w:rPr>
          <w:rStyle w:val="VerbatimChar"/>
          <w:rFonts w:ascii="Times New Roman" w:hAnsi="Times New Roman" w:cs="Times New Roman"/>
          <w:lang w:val="fr-FR"/>
        </w:rPr>
        <w:t>routes</w:t>
      </w:r>
      <w:r w:rsidRPr="00AA61EC">
        <w:rPr>
          <w:rFonts w:ascii="Times New Roman" w:hAnsi="Times New Roman" w:cs="Times New Roman"/>
          <w:lang w:val="fr-FR"/>
        </w:rPr>
        <w:t xml:space="preserve"> -&gt; </w:t>
      </w:r>
      <w:proofErr w:type="spellStart"/>
      <w:r w:rsidRPr="00AA61EC">
        <w:rPr>
          <w:rStyle w:val="VerbatimChar"/>
          <w:rFonts w:ascii="Times New Roman" w:hAnsi="Times New Roman" w:cs="Times New Roman"/>
          <w:lang w:val="fr-FR"/>
        </w:rPr>
        <w:t>end_point</w:t>
      </w:r>
      <w:proofErr w:type="spellEnd"/>
      <w:r w:rsidRPr="00AA61EC">
        <w:rPr>
          <w:rFonts w:ascii="Times New Roman" w:hAnsi="Times New Roman" w:cs="Times New Roman"/>
          <w:lang w:val="fr-FR"/>
        </w:rPr>
        <w:t xml:space="preserve"> (poids = </w:t>
      </w:r>
      <w:proofErr w:type="spellStart"/>
      <w:r w:rsidRPr="00AA61EC">
        <w:rPr>
          <w:rStyle w:val="VerbatimChar"/>
          <w:rFonts w:ascii="Times New Roman" w:hAnsi="Times New Roman" w:cs="Times New Roman"/>
          <w:lang w:val="fr-FR"/>
        </w:rPr>
        <w:t>combined_weight</w:t>
      </w:r>
      <w:proofErr w:type="spellEnd"/>
      <w:r w:rsidRPr="00AA61EC">
        <w:rPr>
          <w:rFonts w:ascii="Times New Roman" w:hAnsi="Times New Roman" w:cs="Times New Roman"/>
          <w:lang w:val="fr-FR"/>
        </w:rPr>
        <w:t>). L’heuristique géographique améliore la sensibilité aux zones, et l’algorithme retourne la route optimale avec ses métriques.</w:t>
      </w:r>
    </w:p>
    <w:p w14:paraId="71C0F950" w14:textId="53D6E46F" w:rsidR="00F8568F" w:rsidRDefault="00F8568F" w:rsidP="000E4CBC">
      <w:pPr>
        <w:pStyle w:val="Paragraphedeliste"/>
        <w:numPr>
          <w:ilvl w:val="0"/>
          <w:numId w:val="17"/>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 xml:space="preserve">Algorithme </w:t>
      </w:r>
      <w:proofErr w:type="spellStart"/>
      <w:r>
        <w:rPr>
          <w:rFonts w:eastAsia="Times New Roman" w:cs="Times New Roman"/>
          <w:b/>
          <w:bCs/>
          <w:color w:val="2F5496" w:themeColor="accent5" w:themeShade="BF"/>
          <w:sz w:val="26"/>
          <w:szCs w:val="26"/>
          <w:lang w:eastAsia="fr-FR"/>
        </w:rPr>
        <w:t>Djikstra</w:t>
      </w:r>
      <w:proofErr w:type="spellEnd"/>
    </w:p>
    <w:p w14:paraId="13296202" w14:textId="60F54C01" w:rsidR="00F8568F" w:rsidRDefault="00F8568F" w:rsidP="000E4CBC">
      <w:pPr>
        <w:pStyle w:val="Paragraphedeliste"/>
        <w:numPr>
          <w:ilvl w:val="1"/>
          <w:numId w:val="17"/>
        </w:numPr>
        <w:rPr>
          <w:b/>
          <w:bCs/>
          <w:color w:val="2E74B5" w:themeColor="accent1" w:themeShade="BF"/>
        </w:rPr>
      </w:pPr>
      <w:r>
        <w:rPr>
          <w:b/>
          <w:bCs/>
          <w:color w:val="2E74B5" w:themeColor="accent1" w:themeShade="BF"/>
        </w:rPr>
        <w:t>Généralités</w:t>
      </w:r>
    </w:p>
    <w:p w14:paraId="3D71BA53" w14:textId="4EE7CDA5" w:rsidR="00F8568F" w:rsidRPr="008E3E50"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Dijkstra est un algorithme de recherche de chemin non informé qui explore tous les nœuds accessibles pour trouver le chemin le plus court, garantissant l’optimalité pour des poids non négatifs.</w:t>
      </w:r>
    </w:p>
    <w:p w14:paraId="35A1A897" w14:textId="586F476A" w:rsidR="00F8568F" w:rsidRDefault="00F8568F" w:rsidP="000E4CBC">
      <w:pPr>
        <w:pStyle w:val="Paragraphedeliste"/>
        <w:numPr>
          <w:ilvl w:val="1"/>
          <w:numId w:val="17"/>
        </w:numPr>
        <w:rPr>
          <w:b/>
          <w:bCs/>
          <w:color w:val="2E74B5" w:themeColor="accent1" w:themeShade="BF"/>
        </w:rPr>
      </w:pPr>
      <w:r>
        <w:rPr>
          <w:b/>
          <w:bCs/>
          <w:color w:val="2E74B5" w:themeColor="accent1" w:themeShade="BF"/>
        </w:rPr>
        <w:t>Formule mathématique</w:t>
      </w:r>
    </w:p>
    <w:p w14:paraId="72A72BBC" w14:textId="77777777" w:rsidR="008E3E50" w:rsidRPr="00AA61EC"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L’objectif est de minimiser la distance totale :</w:t>
      </w:r>
    </w:p>
    <w:p w14:paraId="1245D192" w14:textId="77777777" w:rsidR="008E3E50" w:rsidRPr="00AA61EC" w:rsidRDefault="008E3E50" w:rsidP="008E3E50">
      <w:pPr>
        <w:pStyle w:val="Corpsdetexte"/>
        <w:rPr>
          <w:rFonts w:cs="Times New Roman"/>
        </w:rPr>
      </w:pPr>
      <m:oMathPara>
        <m:oMathParaPr>
          <m:jc m:val="center"/>
        </m:oMathParaPr>
        <m:oMath>
          <m:r>
            <w:rPr>
              <w:rFonts w:ascii="Cambria Math" w:hAnsi="Cambria Math" w:cs="Times New Roman"/>
            </w:rPr>
            <m:t>d</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=min</m:t>
          </m:r>
          <m:d>
            <m:dPr>
              <m:ctrlPr>
                <w:rPr>
                  <w:rFonts w:ascii="Cambria Math" w:hAnsi="Cambria Math" w:cs="Times New Roman"/>
                </w:rPr>
              </m:ctrlPr>
            </m:dPr>
            <m:e>
              <m:r>
                <w:rPr>
                  <w:rFonts w:ascii="Cambria Math" w:hAnsi="Cambria Math" w:cs="Times New Roman"/>
                </w:rPr>
                <m:t>d</m:t>
              </m:r>
              <m:d>
                <m:dPr>
                  <m:ctrlPr>
                    <w:rPr>
                      <w:rFonts w:ascii="Cambria Math" w:hAnsi="Cambria Math" w:cs="Times New Roman"/>
                    </w:rPr>
                  </m:ctrlPr>
                </m:dPr>
                <m:e>
                  <m:r>
                    <w:rPr>
                      <w:rFonts w:ascii="Cambria Math" w:hAnsi="Cambria Math" w:cs="Times New Roman"/>
                    </w:rPr>
                    <m:t>n</m:t>
                  </m:r>
                </m:e>
              </m:d>
              <m:r>
                <m:rPr>
                  <m:sty m:val="p"/>
                </m:rPr>
                <w:rPr>
                  <w:rFonts w:ascii="Cambria Math" w:hAnsi="Cambria Math" w:cs="Times New Roman"/>
                </w:rPr>
                <m:t>,</m:t>
              </m:r>
              <m:r>
                <w:rPr>
                  <w:rFonts w:ascii="Cambria Math" w:hAnsi="Cambria Math" w:cs="Times New Roman"/>
                </w:rPr>
                <m:t>d</m:t>
              </m:r>
              <m:d>
                <m:dPr>
                  <m:ctrlPr>
                    <w:rPr>
                      <w:rFonts w:ascii="Cambria Math" w:hAnsi="Cambria Math" w:cs="Times New Roman"/>
                    </w:rPr>
                  </m:ctrlPr>
                </m:dPr>
                <m:e>
                  <m:r>
                    <w:rPr>
                      <w:rFonts w:ascii="Cambria Math" w:hAnsi="Cambria Math" w:cs="Times New Roman"/>
                    </w:rPr>
                    <m:t>u</m:t>
                  </m:r>
                </m:e>
              </m:d>
              <m:r>
                <m:rPr>
                  <m:sty m:val="p"/>
                </m:rPr>
                <w:rPr>
                  <w:rFonts w:ascii="Cambria Math" w:hAnsi="Cambria Math" w:cs="Times New Roman"/>
                </w:rPr>
                <m:t>+</m:t>
              </m:r>
              <m:r>
                <w:rPr>
                  <w:rFonts w:ascii="Cambria Math" w:hAnsi="Cambria Math" w:cs="Times New Roman"/>
                </w:rPr>
                <m:t>w</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n</m:t>
                  </m:r>
                </m:e>
              </m:d>
            </m:e>
          </m:d>
        </m:oMath>
      </m:oMathPara>
    </w:p>
    <w:p w14:paraId="1B8594B3" w14:textId="77777777" w:rsidR="008E3E50" w:rsidRPr="00AA61EC" w:rsidRDefault="008E3E50" w:rsidP="008E3E50">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où :</w:t>
      </w:r>
    </w:p>
    <w:p w14:paraId="6EA65584" w14:textId="77777777" w:rsidR="008E3E50" w:rsidRPr="00AA61EC" w:rsidRDefault="008E3E50" w:rsidP="000E4CBC">
      <w:pPr>
        <w:pStyle w:val="Compact"/>
        <w:numPr>
          <w:ilvl w:val="0"/>
          <w:numId w:val="3"/>
        </w:numPr>
        <w:spacing w:line="360" w:lineRule="auto"/>
        <w:ind w:hanging="360"/>
        <w:jc w:val="both"/>
        <w:rPr>
          <w:rFonts w:ascii="Times New Roman" w:hAnsi="Times New Roman" w:cs="Times New Roman"/>
          <w:lang w:val="fr-FR"/>
        </w:rPr>
      </w:pPr>
      <m:oMath>
        <m:r>
          <w:rPr>
            <w:rFonts w:ascii="Cambria Math" w:hAnsi="Cambria Math" w:cs="Times New Roman"/>
            <w:lang w:val="fr-FR"/>
          </w:rPr>
          <m:t>d</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 xml:space="preserve"> : Distance minimale du point de départ au nœud </w:t>
      </w:r>
      <m:oMath>
        <m:r>
          <w:rPr>
            <w:rFonts w:ascii="Cambria Math" w:hAnsi="Cambria Math" w:cs="Times New Roman"/>
            <w:lang w:val="fr-FR"/>
          </w:rPr>
          <m:t>n</m:t>
        </m:r>
      </m:oMath>
      <w:r w:rsidRPr="00AA61EC">
        <w:rPr>
          <w:rFonts w:ascii="Times New Roman" w:hAnsi="Times New Roman" w:cs="Times New Roman"/>
          <w:lang w:val="fr-FR"/>
        </w:rPr>
        <w:t>.</w:t>
      </w:r>
    </w:p>
    <w:p w14:paraId="7E2B9585" w14:textId="77777777" w:rsidR="008E3E50" w:rsidRPr="00AA61EC" w:rsidRDefault="008E3E50" w:rsidP="000E4CBC">
      <w:pPr>
        <w:pStyle w:val="Compact"/>
        <w:numPr>
          <w:ilvl w:val="0"/>
          <w:numId w:val="3"/>
        </w:numPr>
        <w:spacing w:line="360" w:lineRule="auto"/>
        <w:ind w:hanging="360"/>
        <w:jc w:val="both"/>
        <w:rPr>
          <w:rFonts w:ascii="Times New Roman" w:hAnsi="Times New Roman" w:cs="Times New Roman"/>
          <w:lang w:val="fr-FR"/>
        </w:rPr>
      </w:pPr>
      <m:oMath>
        <m:r>
          <w:rPr>
            <w:rFonts w:ascii="Cambria Math" w:hAnsi="Cambria Math" w:cs="Times New Roman"/>
            <w:lang w:val="fr-FR"/>
          </w:rPr>
          <m:t>u</m:t>
        </m:r>
      </m:oMath>
      <w:r w:rsidRPr="00AA61EC">
        <w:rPr>
          <w:rFonts w:ascii="Times New Roman" w:hAnsi="Times New Roman" w:cs="Times New Roman"/>
          <w:lang w:val="fr-FR"/>
        </w:rPr>
        <w:t xml:space="preserve"> : Nœud voisin de </w:t>
      </w:r>
      <m:oMath>
        <m:r>
          <w:rPr>
            <w:rFonts w:ascii="Cambria Math" w:hAnsi="Cambria Math" w:cs="Times New Roman"/>
            <w:lang w:val="fr-FR"/>
          </w:rPr>
          <m:t>n</m:t>
        </m:r>
      </m:oMath>
      <w:r w:rsidRPr="00AA61EC">
        <w:rPr>
          <w:rFonts w:ascii="Times New Roman" w:hAnsi="Times New Roman" w:cs="Times New Roman"/>
          <w:lang w:val="fr-FR"/>
        </w:rPr>
        <w:t>.</w:t>
      </w:r>
    </w:p>
    <w:p w14:paraId="401394C2" w14:textId="755AF455" w:rsidR="00F8568F" w:rsidRPr="00F8568F" w:rsidRDefault="008E3E50" w:rsidP="008E3E50">
      <w:pPr>
        <w:rPr>
          <w:b/>
          <w:bCs/>
          <w:color w:val="2E74B5" w:themeColor="accent1" w:themeShade="BF"/>
        </w:rPr>
      </w:pPr>
      <m:oMath>
        <m:r>
          <w:rPr>
            <w:rFonts w:ascii="Cambria Math" w:hAnsi="Cambria Math" w:cs="Times New Roman"/>
          </w:rPr>
          <m:t>w</m:t>
        </m:r>
        <m:d>
          <m:dPr>
            <m:ctrlPr>
              <w:rPr>
                <w:rFonts w:ascii="Cambria Math" w:hAnsi="Cambria Math" w:cs="Times New Roman"/>
              </w:rPr>
            </m:ctrlPr>
          </m:dPr>
          <m:e>
            <m:r>
              <w:rPr>
                <w:rFonts w:ascii="Cambria Math" w:hAnsi="Cambria Math" w:cs="Times New Roman"/>
              </w:rPr>
              <m:t>u</m:t>
            </m:r>
            <m:r>
              <m:rPr>
                <m:sty m:val="p"/>
              </m:rPr>
              <w:rPr>
                <w:rFonts w:ascii="Cambria Math" w:hAnsi="Cambria Math" w:cs="Times New Roman"/>
              </w:rPr>
              <m:t>,</m:t>
            </m:r>
            <m:r>
              <w:rPr>
                <w:rFonts w:ascii="Cambria Math" w:hAnsi="Cambria Math" w:cs="Times New Roman"/>
              </w:rPr>
              <m:t>n</m:t>
            </m:r>
          </m:e>
        </m:d>
      </m:oMath>
      <w:r w:rsidRPr="00AA61EC">
        <w:rPr>
          <w:rFonts w:cs="Times New Roman"/>
        </w:rPr>
        <w:t xml:space="preserve"> : Poids de l’arête entre </w:t>
      </w:r>
      <m:oMath>
        <m:r>
          <w:rPr>
            <w:rFonts w:ascii="Cambria Math" w:hAnsi="Cambria Math" w:cs="Times New Roman"/>
          </w:rPr>
          <m:t>u</m:t>
        </m:r>
      </m:oMath>
      <w:r w:rsidRPr="00AA61EC">
        <w:rPr>
          <w:rFonts w:cs="Times New Roman"/>
        </w:rPr>
        <w:t xml:space="preserve"> et </w:t>
      </w:r>
      <m:oMath>
        <m:r>
          <w:rPr>
            <w:rFonts w:ascii="Cambria Math" w:hAnsi="Cambria Math" w:cs="Times New Roman"/>
          </w:rPr>
          <m:t>n</m:t>
        </m:r>
      </m:oMath>
      <w:r w:rsidRPr="00AA61EC">
        <w:rPr>
          <w:rFonts w:cs="Times New Roman"/>
        </w:rPr>
        <w:t xml:space="preserve">, calculé comme </w:t>
      </w:r>
      <w:proofErr w:type="spellStart"/>
      <w:r w:rsidRPr="00AA61EC">
        <w:rPr>
          <w:rStyle w:val="VerbatimChar"/>
          <w:rFonts w:ascii="Times New Roman" w:hAnsi="Times New Roman" w:cs="Times New Roman"/>
        </w:rPr>
        <w:t>combined_weight</w:t>
      </w:r>
      <w:proofErr w:type="spellEnd"/>
      <w:r>
        <w:rPr>
          <w:rStyle w:val="VerbatimChar"/>
          <w:rFonts w:ascii="Times New Roman" w:hAnsi="Times New Roman" w:cs="Times New Roman"/>
        </w:rPr>
        <w:t>.</w:t>
      </w:r>
    </w:p>
    <w:p w14:paraId="79C54EF9" w14:textId="04B96409" w:rsidR="008E3E50" w:rsidRPr="008E3E50" w:rsidRDefault="00F8568F" w:rsidP="000E4CBC">
      <w:pPr>
        <w:pStyle w:val="Paragraphedeliste"/>
        <w:numPr>
          <w:ilvl w:val="1"/>
          <w:numId w:val="17"/>
        </w:numPr>
        <w:rPr>
          <w:b/>
          <w:bCs/>
          <w:color w:val="2E74B5" w:themeColor="accent1" w:themeShade="BF"/>
        </w:rPr>
      </w:pPr>
      <w:r>
        <w:rPr>
          <w:b/>
          <w:bCs/>
          <w:color w:val="2E74B5" w:themeColor="accent1" w:themeShade="BF"/>
        </w:rPr>
        <w:t>Algorithme</w:t>
      </w:r>
    </w:p>
    <w:p w14:paraId="21739BB9" w14:textId="77777777" w:rsidR="008E3E50" w:rsidRPr="00AA61EC" w:rsidRDefault="008E3E50" w:rsidP="000E4CBC">
      <w:pPr>
        <w:pStyle w:val="Compact"/>
        <w:numPr>
          <w:ilvl w:val="0"/>
          <w:numId w:val="16"/>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Initialisation</w:t>
      </w:r>
      <w:r w:rsidRPr="00AA61EC">
        <w:rPr>
          <w:rFonts w:ascii="Times New Roman" w:hAnsi="Times New Roman" w:cs="Times New Roman"/>
          <w:lang w:val="fr-FR"/>
        </w:rPr>
        <w:t xml:space="preserve"> :</w:t>
      </w:r>
    </w:p>
    <w:p w14:paraId="6B29C605"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Initialiser </w:t>
      </w:r>
      <m:oMath>
        <m:r>
          <w:rPr>
            <w:rFonts w:ascii="Cambria Math" w:hAnsi="Cambria Math" w:cs="Times New Roman"/>
            <w:lang w:val="fr-FR"/>
          </w:rPr>
          <m:t>d</m:t>
        </m:r>
        <m:d>
          <m:dPr>
            <m:ctrlPr>
              <w:rPr>
                <w:rFonts w:ascii="Cambria Math" w:hAnsi="Cambria Math" w:cs="Times New Roman"/>
                <w:lang w:val="fr-FR"/>
              </w:rPr>
            </m:ctrlPr>
          </m:dPr>
          <m:e>
            <m:r>
              <m:rPr>
                <m:nor/>
              </m:rPr>
              <w:rPr>
                <w:rFonts w:ascii="Times New Roman" w:hAnsi="Times New Roman" w:cs="Times New Roman"/>
                <w:lang w:val="fr-FR"/>
              </w:rPr>
              <m:t>start</m:t>
            </m:r>
          </m:e>
        </m:d>
        <m:r>
          <m:rPr>
            <m:sty m:val="p"/>
          </m:rPr>
          <w:rPr>
            <w:rFonts w:ascii="Cambria Math" w:hAnsi="Cambria Math" w:cs="Times New Roman"/>
            <w:lang w:val="fr-FR"/>
          </w:rPr>
          <m:t>=</m:t>
        </m:r>
        <m:r>
          <w:rPr>
            <w:rFonts w:ascii="Cambria Math" w:hAnsi="Cambria Math" w:cs="Times New Roman"/>
            <w:lang w:val="fr-FR"/>
          </w:rPr>
          <m:t>0</m:t>
        </m:r>
      </m:oMath>
      <w:r w:rsidRPr="00AA61EC">
        <w:rPr>
          <w:rFonts w:ascii="Times New Roman" w:hAnsi="Times New Roman" w:cs="Times New Roman"/>
          <w:lang w:val="fr-FR"/>
        </w:rPr>
        <w:t xml:space="preserve">, </w:t>
      </w:r>
      <m:oMath>
        <m:r>
          <w:rPr>
            <w:rFonts w:ascii="Cambria Math" w:hAnsi="Cambria Math" w:cs="Times New Roman"/>
            <w:lang w:val="fr-FR"/>
          </w:rPr>
          <m:t>d</m:t>
        </m:r>
        <m:d>
          <m:dPr>
            <m:ctrlPr>
              <w:rPr>
                <w:rFonts w:ascii="Cambria Math" w:hAnsi="Cambria Math" w:cs="Times New Roman"/>
                <w:lang w:val="fr-FR"/>
              </w:rPr>
            </m:ctrlPr>
          </m:dPr>
          <m:e>
            <m:r>
              <w:rPr>
                <w:rFonts w:ascii="Cambria Math" w:hAnsi="Cambria Math" w:cs="Times New Roman"/>
                <w:lang w:val="fr-FR"/>
              </w:rPr>
              <m:t>n</m:t>
            </m:r>
          </m:e>
        </m:d>
        <m:r>
          <m:rPr>
            <m:sty m:val="p"/>
          </m:rPr>
          <w:rPr>
            <w:rFonts w:ascii="Cambria Math" w:hAnsi="Cambria Math" w:cs="Times New Roman"/>
            <w:lang w:val="fr-FR"/>
          </w:rPr>
          <m:t>=∞</m:t>
        </m:r>
      </m:oMath>
      <w:r w:rsidRPr="00AA61EC">
        <w:rPr>
          <w:rFonts w:ascii="Times New Roman" w:hAnsi="Times New Roman" w:cs="Times New Roman"/>
          <w:lang w:val="fr-FR"/>
        </w:rPr>
        <w:t xml:space="preserve"> pour tous les autres nœuds.</w:t>
      </w:r>
    </w:p>
    <w:p w14:paraId="3C9EA866"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Créer une file de priorité avec le nœud de départ.</w:t>
      </w:r>
    </w:p>
    <w:p w14:paraId="2DAF3130" w14:textId="77777777" w:rsidR="008E3E50" w:rsidRPr="00AA61EC" w:rsidRDefault="008E3E50" w:rsidP="000E4CBC">
      <w:pPr>
        <w:pStyle w:val="Compact"/>
        <w:numPr>
          <w:ilvl w:val="0"/>
          <w:numId w:val="16"/>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Boucle principale</w:t>
      </w:r>
      <w:r w:rsidRPr="00AA61EC">
        <w:rPr>
          <w:rFonts w:ascii="Times New Roman" w:hAnsi="Times New Roman" w:cs="Times New Roman"/>
          <w:lang w:val="fr-FR"/>
        </w:rPr>
        <w:t xml:space="preserve"> :</w:t>
      </w:r>
    </w:p>
    <w:p w14:paraId="34FEDA00"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Extraire le nœud </w:t>
      </w:r>
      <m:oMath>
        <m:r>
          <w:rPr>
            <w:rFonts w:ascii="Cambria Math" w:hAnsi="Cambria Math" w:cs="Times New Roman"/>
            <w:lang w:val="fr-FR"/>
          </w:rPr>
          <m:t>n</m:t>
        </m:r>
      </m:oMath>
      <w:r w:rsidRPr="00AA61EC">
        <w:rPr>
          <w:rFonts w:ascii="Times New Roman" w:hAnsi="Times New Roman" w:cs="Times New Roman"/>
          <w:lang w:val="fr-FR"/>
        </w:rPr>
        <w:t xml:space="preserve"> avec la plus petite distance </w:t>
      </w:r>
      <m:oMath>
        <m:r>
          <w:rPr>
            <w:rFonts w:ascii="Cambria Math" w:hAnsi="Cambria Math" w:cs="Times New Roman"/>
            <w:lang w:val="fr-FR"/>
          </w:rPr>
          <m:t>d</m:t>
        </m:r>
        <m:d>
          <m:dPr>
            <m:ctrlPr>
              <w:rPr>
                <w:rFonts w:ascii="Cambria Math" w:hAnsi="Cambria Math" w:cs="Times New Roman"/>
                <w:lang w:val="fr-FR"/>
              </w:rPr>
            </m:ctrlPr>
          </m:dPr>
          <m:e>
            <m:r>
              <w:rPr>
                <w:rFonts w:ascii="Cambria Math" w:hAnsi="Cambria Math" w:cs="Times New Roman"/>
                <w:lang w:val="fr-FR"/>
              </w:rPr>
              <m:t>n</m:t>
            </m:r>
          </m:e>
        </m:d>
      </m:oMath>
      <w:r w:rsidRPr="00AA61EC">
        <w:rPr>
          <w:rFonts w:ascii="Times New Roman" w:hAnsi="Times New Roman" w:cs="Times New Roman"/>
          <w:lang w:val="fr-FR"/>
        </w:rPr>
        <w:t>.</w:t>
      </w:r>
    </w:p>
    <w:p w14:paraId="2FFE0A7E"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Si </w:t>
      </w:r>
      <m:oMath>
        <m:r>
          <w:rPr>
            <w:rFonts w:ascii="Cambria Math" w:hAnsi="Cambria Math" w:cs="Times New Roman"/>
            <w:lang w:val="fr-FR"/>
          </w:rPr>
          <m:t>n</m:t>
        </m:r>
      </m:oMath>
      <w:r w:rsidRPr="00AA61EC">
        <w:rPr>
          <w:rFonts w:ascii="Times New Roman" w:hAnsi="Times New Roman" w:cs="Times New Roman"/>
          <w:lang w:val="fr-FR"/>
        </w:rPr>
        <w:t xml:space="preserve"> est la destination, reconstruire le chemin.</w:t>
      </w:r>
    </w:p>
    <w:p w14:paraId="3FE54B1B" w14:textId="77777777" w:rsidR="008E3E50" w:rsidRPr="00AA61EC" w:rsidRDefault="008E3E50" w:rsidP="000E4CBC">
      <w:pPr>
        <w:pStyle w:val="Compact"/>
        <w:numPr>
          <w:ilvl w:val="1"/>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Pour chaque voisin </w:t>
      </w:r>
      <m:oMath>
        <m:r>
          <w:rPr>
            <w:rFonts w:ascii="Cambria Math" w:hAnsi="Cambria Math" w:cs="Times New Roman"/>
            <w:lang w:val="fr-FR"/>
          </w:rPr>
          <m:t>m</m:t>
        </m:r>
      </m:oMath>
      <w:r w:rsidRPr="00AA61EC">
        <w:rPr>
          <w:rFonts w:ascii="Times New Roman" w:hAnsi="Times New Roman" w:cs="Times New Roman"/>
          <w:lang w:val="fr-FR"/>
        </w:rPr>
        <w:t xml:space="preserve"> de </w:t>
      </w:r>
      <m:oMath>
        <m:r>
          <w:rPr>
            <w:rFonts w:ascii="Cambria Math" w:hAnsi="Cambria Math" w:cs="Times New Roman"/>
            <w:lang w:val="fr-FR"/>
          </w:rPr>
          <m:t>n</m:t>
        </m:r>
      </m:oMath>
      <w:r w:rsidRPr="00AA61EC">
        <w:rPr>
          <w:rFonts w:ascii="Times New Roman" w:hAnsi="Times New Roman" w:cs="Times New Roman"/>
          <w:lang w:val="fr-FR"/>
        </w:rPr>
        <w:t xml:space="preserve"> :</w:t>
      </w:r>
    </w:p>
    <w:p w14:paraId="5A7F21A6" w14:textId="77777777" w:rsidR="008E3E50" w:rsidRPr="00AA61EC" w:rsidRDefault="008E3E50"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Calculer </w:t>
      </w:r>
      <m:oMath>
        <m:sSub>
          <m:sSubPr>
            <m:ctrlPr>
              <w:rPr>
                <w:rFonts w:ascii="Cambria Math" w:hAnsi="Cambria Math" w:cs="Times New Roman"/>
                <w:lang w:val="fr-FR"/>
              </w:rPr>
            </m:ctrlPr>
          </m:sSubPr>
          <m:e>
            <m:r>
              <w:rPr>
                <w:rFonts w:ascii="Cambria Math" w:hAnsi="Cambria Math" w:cs="Times New Roman"/>
                <w:lang w:val="fr-FR"/>
              </w:rPr>
              <m:t>d</m:t>
            </m:r>
          </m:e>
          <m:sub>
            <m:r>
              <m:rPr>
                <m:nor/>
              </m:rPr>
              <w:rPr>
                <w:rFonts w:ascii="Times New Roman" w:hAnsi="Times New Roman" w:cs="Times New Roman"/>
                <w:lang w:val="fr-FR"/>
              </w:rPr>
              <m:t>tentative</m:t>
            </m:r>
          </m:sub>
        </m:sSub>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m:t>
        </m:r>
        <m:r>
          <w:rPr>
            <w:rFonts w:ascii="Cambria Math" w:hAnsi="Cambria Math" w:cs="Times New Roman"/>
            <w:lang w:val="fr-FR"/>
          </w:rPr>
          <m:t>d</m:t>
        </m:r>
        <m:d>
          <m:dPr>
            <m:ctrlPr>
              <w:rPr>
                <w:rFonts w:ascii="Cambria Math" w:hAnsi="Cambria Math" w:cs="Times New Roman"/>
                <w:lang w:val="fr-FR"/>
              </w:rPr>
            </m:ctrlPr>
          </m:dPr>
          <m:e>
            <m:r>
              <w:rPr>
                <w:rFonts w:ascii="Cambria Math" w:hAnsi="Cambria Math" w:cs="Times New Roman"/>
                <w:lang w:val="fr-FR"/>
              </w:rPr>
              <m:t>n</m:t>
            </m:r>
          </m:e>
        </m:d>
        <m:r>
          <m:rPr>
            <m:sty m:val="p"/>
          </m:rPr>
          <w:rPr>
            <w:rFonts w:ascii="Cambria Math" w:hAnsi="Cambria Math" w:cs="Times New Roman"/>
            <w:lang w:val="fr-FR"/>
          </w:rPr>
          <m:t>+</m:t>
        </m:r>
        <m:r>
          <w:rPr>
            <w:rFonts w:ascii="Cambria Math" w:hAnsi="Cambria Math" w:cs="Times New Roman"/>
            <w:lang w:val="fr-FR"/>
          </w:rPr>
          <m:t>w</m:t>
        </m:r>
        <m:d>
          <m:dPr>
            <m:ctrlPr>
              <w:rPr>
                <w:rFonts w:ascii="Cambria Math" w:hAnsi="Cambria Math" w:cs="Times New Roman"/>
                <w:lang w:val="fr-FR"/>
              </w:rPr>
            </m:ctrlPr>
          </m:dPr>
          <m:e>
            <m:r>
              <w:rPr>
                <w:rFonts w:ascii="Cambria Math" w:hAnsi="Cambria Math" w:cs="Times New Roman"/>
                <w:lang w:val="fr-FR"/>
              </w:rPr>
              <m:t>n</m:t>
            </m:r>
            <m:r>
              <m:rPr>
                <m:sty m:val="p"/>
              </m:rPr>
              <w:rPr>
                <w:rFonts w:ascii="Cambria Math" w:hAnsi="Cambria Math" w:cs="Times New Roman"/>
                <w:lang w:val="fr-FR"/>
              </w:rPr>
              <m:t>,</m:t>
            </m:r>
            <m:r>
              <w:rPr>
                <w:rFonts w:ascii="Cambria Math" w:hAnsi="Cambria Math" w:cs="Times New Roman"/>
                <w:lang w:val="fr-FR"/>
              </w:rPr>
              <m:t>m</m:t>
            </m:r>
          </m:e>
        </m:d>
      </m:oMath>
      <w:r w:rsidRPr="00AA61EC">
        <w:rPr>
          <w:rFonts w:ascii="Times New Roman" w:hAnsi="Times New Roman" w:cs="Times New Roman"/>
          <w:lang w:val="fr-FR"/>
        </w:rPr>
        <w:t>.</w:t>
      </w:r>
    </w:p>
    <w:p w14:paraId="5A3ACB26" w14:textId="77777777" w:rsidR="008E3E50" w:rsidRPr="00AA61EC" w:rsidRDefault="008E3E50" w:rsidP="000E4CBC">
      <w:pPr>
        <w:pStyle w:val="Compact"/>
        <w:numPr>
          <w:ilvl w:val="2"/>
          <w:numId w:val="3"/>
        </w:numPr>
        <w:spacing w:line="360" w:lineRule="auto"/>
        <w:ind w:hanging="360"/>
        <w:jc w:val="both"/>
        <w:rPr>
          <w:rFonts w:ascii="Times New Roman" w:hAnsi="Times New Roman" w:cs="Times New Roman"/>
          <w:lang w:val="fr-FR"/>
        </w:rPr>
      </w:pPr>
      <w:r w:rsidRPr="00AA61EC">
        <w:rPr>
          <w:rFonts w:ascii="Times New Roman" w:hAnsi="Times New Roman" w:cs="Times New Roman"/>
          <w:lang w:val="fr-FR"/>
        </w:rPr>
        <w:t xml:space="preserve">Si </w:t>
      </w:r>
      <m:oMath>
        <m:sSub>
          <m:sSubPr>
            <m:ctrlPr>
              <w:rPr>
                <w:rFonts w:ascii="Cambria Math" w:hAnsi="Cambria Math" w:cs="Times New Roman"/>
                <w:lang w:val="fr-FR"/>
              </w:rPr>
            </m:ctrlPr>
          </m:sSubPr>
          <m:e>
            <m:r>
              <w:rPr>
                <w:rFonts w:ascii="Cambria Math" w:hAnsi="Cambria Math" w:cs="Times New Roman"/>
                <w:lang w:val="fr-FR"/>
              </w:rPr>
              <m:t>d</m:t>
            </m:r>
          </m:e>
          <m:sub>
            <m:r>
              <m:rPr>
                <m:nor/>
              </m:rPr>
              <w:rPr>
                <w:rFonts w:ascii="Times New Roman" w:hAnsi="Times New Roman" w:cs="Times New Roman"/>
                <w:lang w:val="fr-FR"/>
              </w:rPr>
              <m:t>tentative</m:t>
            </m:r>
          </m:sub>
        </m:sSub>
        <m:d>
          <m:dPr>
            <m:ctrlPr>
              <w:rPr>
                <w:rFonts w:ascii="Cambria Math" w:hAnsi="Cambria Math" w:cs="Times New Roman"/>
                <w:lang w:val="fr-FR"/>
              </w:rPr>
            </m:ctrlPr>
          </m:dPr>
          <m:e>
            <m:r>
              <w:rPr>
                <w:rFonts w:ascii="Cambria Math" w:hAnsi="Cambria Math" w:cs="Times New Roman"/>
                <w:lang w:val="fr-FR"/>
              </w:rPr>
              <m:t>m</m:t>
            </m:r>
          </m:e>
        </m:d>
        <m:r>
          <m:rPr>
            <m:sty m:val="p"/>
          </m:rPr>
          <w:rPr>
            <w:rFonts w:ascii="Cambria Math" w:hAnsi="Cambria Math" w:cs="Times New Roman"/>
            <w:lang w:val="fr-FR"/>
          </w:rPr>
          <m:t>&lt;</m:t>
        </m:r>
        <m:r>
          <w:rPr>
            <w:rFonts w:ascii="Cambria Math" w:hAnsi="Cambria Math" w:cs="Times New Roman"/>
            <w:lang w:val="fr-FR"/>
          </w:rPr>
          <m:t>d</m:t>
        </m:r>
        <m:d>
          <m:dPr>
            <m:ctrlPr>
              <w:rPr>
                <w:rFonts w:ascii="Cambria Math" w:hAnsi="Cambria Math" w:cs="Times New Roman"/>
                <w:lang w:val="fr-FR"/>
              </w:rPr>
            </m:ctrlPr>
          </m:dPr>
          <m:e>
            <m:r>
              <w:rPr>
                <w:rFonts w:ascii="Cambria Math" w:hAnsi="Cambria Math" w:cs="Times New Roman"/>
                <w:lang w:val="fr-FR"/>
              </w:rPr>
              <m:t>m</m:t>
            </m:r>
          </m:e>
        </m:d>
      </m:oMath>
      <w:r w:rsidRPr="00AA61EC">
        <w:rPr>
          <w:rFonts w:ascii="Times New Roman" w:hAnsi="Times New Roman" w:cs="Times New Roman"/>
          <w:lang w:val="fr-FR"/>
        </w:rPr>
        <w:t xml:space="preserve">, mettre à jour </w:t>
      </w:r>
      <m:oMath>
        <m:r>
          <w:rPr>
            <w:rFonts w:ascii="Cambria Math" w:hAnsi="Cambria Math" w:cs="Times New Roman"/>
            <w:lang w:val="fr-FR"/>
          </w:rPr>
          <m:t>d</m:t>
        </m:r>
        <m:d>
          <m:dPr>
            <m:ctrlPr>
              <w:rPr>
                <w:rFonts w:ascii="Cambria Math" w:hAnsi="Cambria Math" w:cs="Times New Roman"/>
                <w:lang w:val="fr-FR"/>
              </w:rPr>
            </m:ctrlPr>
          </m:dPr>
          <m:e>
            <m:r>
              <w:rPr>
                <w:rFonts w:ascii="Cambria Math" w:hAnsi="Cambria Math" w:cs="Times New Roman"/>
                <w:lang w:val="fr-FR"/>
              </w:rPr>
              <m:t>m</m:t>
            </m:r>
          </m:e>
        </m:d>
      </m:oMath>
      <w:r w:rsidRPr="00AA61EC">
        <w:rPr>
          <w:rFonts w:ascii="Times New Roman" w:hAnsi="Times New Roman" w:cs="Times New Roman"/>
          <w:lang w:val="fr-FR"/>
        </w:rPr>
        <w:t xml:space="preserve"> et ajouter </w:t>
      </w:r>
      <m:oMath>
        <m:r>
          <w:rPr>
            <w:rFonts w:ascii="Cambria Math" w:hAnsi="Cambria Math" w:cs="Times New Roman"/>
            <w:lang w:val="fr-FR"/>
          </w:rPr>
          <m:t>m</m:t>
        </m:r>
      </m:oMath>
      <w:r w:rsidRPr="00AA61EC">
        <w:rPr>
          <w:rFonts w:ascii="Times New Roman" w:hAnsi="Times New Roman" w:cs="Times New Roman"/>
          <w:lang w:val="fr-FR"/>
        </w:rPr>
        <w:t xml:space="preserve"> à la file.</w:t>
      </w:r>
    </w:p>
    <w:p w14:paraId="76948437" w14:textId="2ED09ADC" w:rsidR="00F8568F" w:rsidRPr="008E3E50" w:rsidRDefault="008E3E50" w:rsidP="000E4CBC">
      <w:pPr>
        <w:pStyle w:val="Compact"/>
        <w:numPr>
          <w:ilvl w:val="0"/>
          <w:numId w:val="16"/>
        </w:numPr>
        <w:spacing w:line="360" w:lineRule="auto"/>
        <w:jc w:val="both"/>
        <w:rPr>
          <w:rFonts w:ascii="Times New Roman" w:hAnsi="Times New Roman" w:cs="Times New Roman"/>
          <w:lang w:val="fr-FR"/>
        </w:rPr>
      </w:pPr>
      <w:r w:rsidRPr="00AA61EC">
        <w:rPr>
          <w:rFonts w:ascii="Times New Roman" w:hAnsi="Times New Roman" w:cs="Times New Roman"/>
          <w:b/>
          <w:bCs/>
          <w:lang w:val="fr-FR"/>
        </w:rPr>
        <w:t>Convergence</w:t>
      </w:r>
      <w:r w:rsidRPr="00AA61EC">
        <w:rPr>
          <w:rFonts w:ascii="Times New Roman" w:hAnsi="Times New Roman" w:cs="Times New Roman"/>
          <w:lang w:val="fr-FR"/>
        </w:rPr>
        <w:t xml:space="preserve"> : L’algorithme converge lorsque la destination est atteinte ou si la file est vide.</w:t>
      </w:r>
    </w:p>
    <w:p w14:paraId="4443C45A" w14:textId="7825DE9B" w:rsidR="00AA61EC" w:rsidRPr="008E3E50" w:rsidRDefault="00F8568F" w:rsidP="000E4CBC">
      <w:pPr>
        <w:pStyle w:val="Paragraphedeliste"/>
        <w:numPr>
          <w:ilvl w:val="1"/>
          <w:numId w:val="17"/>
        </w:numPr>
        <w:rPr>
          <w:b/>
          <w:bCs/>
          <w:color w:val="2E74B5" w:themeColor="accent1" w:themeShade="BF"/>
        </w:rPr>
      </w:pPr>
      <w:r>
        <w:rPr>
          <w:b/>
          <w:bCs/>
          <w:color w:val="2E74B5" w:themeColor="accent1" w:themeShade="BF"/>
        </w:rPr>
        <w:lastRenderedPageBreak/>
        <w:t>Utilisation dans l’application</w:t>
      </w:r>
      <w:bookmarkStart w:id="25" w:name="algorithme-de-dijkstra"/>
      <w:bookmarkStart w:id="26" w:name="utilisation-dans-lapplication-1"/>
      <w:bookmarkEnd w:id="23"/>
    </w:p>
    <w:p w14:paraId="5FD561AF" w14:textId="16EEBABD" w:rsidR="00AA61EC" w:rsidRPr="009902F8" w:rsidRDefault="00AA61EC" w:rsidP="009902F8">
      <w:pPr>
        <w:pStyle w:val="FirstParagraph"/>
        <w:spacing w:line="360" w:lineRule="auto"/>
        <w:jc w:val="both"/>
        <w:rPr>
          <w:rFonts w:ascii="Times New Roman" w:hAnsi="Times New Roman" w:cs="Times New Roman"/>
          <w:lang w:val="fr-FR"/>
        </w:rPr>
      </w:pPr>
      <w:r w:rsidRPr="00AA61EC">
        <w:rPr>
          <w:rFonts w:ascii="Times New Roman" w:hAnsi="Times New Roman" w:cs="Times New Roman"/>
          <w:lang w:val="fr-FR"/>
        </w:rPr>
        <w:t xml:space="preserve">La fonction </w:t>
      </w:r>
      <w:proofErr w:type="spellStart"/>
      <w:r w:rsidRPr="00AA61EC">
        <w:rPr>
          <w:rStyle w:val="VerbatimChar"/>
          <w:rFonts w:ascii="Times New Roman" w:hAnsi="Times New Roman" w:cs="Times New Roman"/>
          <w:lang w:val="fr-FR"/>
        </w:rPr>
        <w:t>optimize_route_dijkstra</w:t>
      </w:r>
      <w:proofErr w:type="spellEnd"/>
      <w:r w:rsidRPr="00AA61EC">
        <w:rPr>
          <w:rFonts w:ascii="Times New Roman" w:hAnsi="Times New Roman" w:cs="Times New Roman"/>
          <w:lang w:val="fr-FR"/>
        </w:rPr>
        <w:t xml:space="preserve"> utilise </w:t>
      </w:r>
      <w:proofErr w:type="spellStart"/>
      <w:r w:rsidRPr="00AA61EC">
        <w:rPr>
          <w:rStyle w:val="VerbatimChar"/>
          <w:rFonts w:ascii="Times New Roman" w:hAnsi="Times New Roman" w:cs="Times New Roman"/>
          <w:lang w:val="fr-FR"/>
        </w:rPr>
        <w:t>igraph</w:t>
      </w:r>
      <w:proofErr w:type="spellEnd"/>
      <w:r w:rsidRPr="00AA61EC">
        <w:rPr>
          <w:rFonts w:ascii="Times New Roman" w:hAnsi="Times New Roman" w:cs="Times New Roman"/>
          <w:lang w:val="fr-FR"/>
        </w:rPr>
        <w:t xml:space="preserve"> pour construire le graphe et exécuter Dijkstra, retournant la route optimale et ses métriques.</w:t>
      </w:r>
      <w:bookmarkEnd w:id="24"/>
      <w:bookmarkEnd w:id="25"/>
      <w:bookmarkEnd w:id="26"/>
    </w:p>
    <w:p w14:paraId="19A8C901" w14:textId="3F84ADC8" w:rsidR="002B3C52" w:rsidRDefault="002B3C52" w:rsidP="000E4CBC">
      <w:pPr>
        <w:pStyle w:val="Titre1"/>
        <w:numPr>
          <w:ilvl w:val="0"/>
          <w:numId w:val="2"/>
        </w:numPr>
        <w:spacing w:line="360" w:lineRule="auto"/>
        <w:jc w:val="both"/>
        <w:rPr>
          <w:u w:val="none"/>
        </w:rPr>
      </w:pPr>
      <w:bookmarkStart w:id="27" w:name="_Toc204054515"/>
      <w:bookmarkStart w:id="28" w:name="_Toc204018100"/>
      <w:r w:rsidRPr="00AA61EC">
        <w:rPr>
          <w:u w:val="none"/>
        </w:rPr>
        <w:t>Résultats</w:t>
      </w:r>
      <w:r w:rsidR="008E3E50">
        <w:rPr>
          <w:u w:val="none"/>
        </w:rPr>
        <w:t xml:space="preserve"> et analyse</w:t>
      </w:r>
      <w:bookmarkEnd w:id="27"/>
    </w:p>
    <w:p w14:paraId="600BAD38" w14:textId="052B0416" w:rsidR="00AF3E94" w:rsidRDefault="00AF3E94" w:rsidP="00AF3E94">
      <w:pPr>
        <w:pStyle w:val="NormalWeb"/>
        <w:spacing w:line="360" w:lineRule="auto"/>
      </w:pPr>
      <w:r>
        <w:t>Les résultats révèlent une variabilité notable selon les filtres appliqués (ex. : heure de départ, type de véhicule). Les modèles prédictifs (</w:t>
      </w:r>
      <w:proofErr w:type="spellStart"/>
      <w:r>
        <w:t>Random</w:t>
      </w:r>
      <w:proofErr w:type="spellEnd"/>
      <w:r>
        <w:t xml:space="preserve"> Forest, SVM) intégrés dans l’onglet Modélisation améliorent la précision des estimations de </w:t>
      </w:r>
      <w:proofErr w:type="spellStart"/>
      <w:r>
        <w:rPr>
          <w:rStyle w:val="text-sm"/>
          <w:rFonts w:eastAsiaTheme="majorEastAsia"/>
        </w:rPr>
        <w:t>travel_time</w:t>
      </w:r>
      <w:proofErr w:type="spellEnd"/>
      <w:r>
        <w:t xml:space="preserve">, réduisant l’erreur moyenne du temps de trajet prédit à 3 minutes. Cette robustesse dépend toutefois de la représentativité des données CETUD et Google </w:t>
      </w:r>
      <w:proofErr w:type="spellStart"/>
      <w:r>
        <w:t>Maps</w:t>
      </w:r>
      <w:proofErr w:type="spellEnd"/>
      <w:r>
        <w:t xml:space="preserve"> API, suggérant un besoin de collecte supplémentaire pour affiner les prévisions dans des scénarios extrêmes.</w:t>
      </w:r>
    </w:p>
    <w:p w14:paraId="57F1D9CF" w14:textId="5E48762A" w:rsidR="00AF3E94" w:rsidRDefault="00AF3E94" w:rsidP="000E4CBC">
      <w:pPr>
        <w:pStyle w:val="Paragraphedeliste"/>
        <w:numPr>
          <w:ilvl w:val="0"/>
          <w:numId w:val="18"/>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R</w:t>
      </w:r>
      <w:r w:rsidRPr="00AF3E94">
        <w:rPr>
          <w:rFonts w:eastAsia="Times New Roman" w:cs="Times New Roman"/>
          <w:b/>
          <w:bCs/>
          <w:color w:val="2F5496" w:themeColor="accent5" w:themeShade="BF"/>
          <w:sz w:val="26"/>
          <w:szCs w:val="26"/>
          <w:lang w:eastAsia="fr-FR"/>
        </w:rPr>
        <w:t>ésultats de l’optimisatio</w:t>
      </w:r>
      <w:r>
        <w:rPr>
          <w:rFonts w:eastAsia="Times New Roman" w:cs="Times New Roman"/>
          <w:b/>
          <w:bCs/>
          <w:color w:val="2F5496" w:themeColor="accent5" w:themeShade="BF"/>
          <w:sz w:val="26"/>
          <w:szCs w:val="26"/>
          <w:lang w:eastAsia="fr-FR"/>
        </w:rPr>
        <w:t>n</w:t>
      </w:r>
    </w:p>
    <w:p w14:paraId="199E9FBE" w14:textId="6266B607" w:rsidR="00FB3136" w:rsidRPr="00FB3136" w:rsidRDefault="00AF3E94" w:rsidP="00FB3136">
      <w:pPr>
        <w:spacing w:before="100" w:beforeAutospacing="1" w:after="100" w:afterAutospacing="1"/>
        <w:jc w:val="left"/>
        <w:rPr>
          <w:rFonts w:eastAsia="Times New Roman" w:cs="Times New Roman"/>
          <w:b/>
          <w:bCs/>
          <w:szCs w:val="24"/>
          <w:lang w:eastAsia="fr-FR"/>
        </w:rPr>
      </w:pPr>
      <w:r w:rsidRPr="00AF3E94">
        <w:rPr>
          <w:rFonts w:eastAsia="Times New Roman" w:cs="Times New Roman"/>
          <w:szCs w:val="24"/>
          <w:lang w:eastAsia="fr-FR"/>
        </w:rPr>
        <w:t xml:space="preserve">L’application des algorithmes A* et Dijkstra </w:t>
      </w:r>
      <w:r w:rsidR="00FB3136">
        <w:rPr>
          <w:rFonts w:eastAsia="Times New Roman" w:cs="Times New Roman"/>
          <w:szCs w:val="24"/>
          <w:lang w:eastAsia="fr-FR"/>
        </w:rPr>
        <w:t>permet</w:t>
      </w:r>
      <w:r w:rsidRPr="00AF3E94">
        <w:rPr>
          <w:rFonts w:eastAsia="Times New Roman" w:cs="Times New Roman"/>
          <w:szCs w:val="24"/>
          <w:lang w:eastAsia="fr-FR"/>
        </w:rPr>
        <w:t xml:space="preserve"> d’identifier les itinéraires optimaux à partir des données s</w:t>
      </w:r>
      <w:r w:rsidR="00FB3136">
        <w:rPr>
          <w:rFonts w:eastAsia="Times New Roman" w:cs="Times New Roman"/>
          <w:szCs w:val="24"/>
          <w:lang w:eastAsia="fr-FR"/>
        </w:rPr>
        <w:t>tatistiques et cartographiques et donne ainsi :</w:t>
      </w:r>
    </w:p>
    <w:p w14:paraId="7562F172" w14:textId="33524DBF" w:rsidR="00FB3136" w:rsidRPr="00F65BB0" w:rsidRDefault="00FB3136" w:rsidP="000E4CBC">
      <w:pPr>
        <w:pStyle w:val="Compact"/>
        <w:numPr>
          <w:ilvl w:val="0"/>
          <w:numId w:val="3"/>
        </w:numPr>
        <w:spacing w:line="360" w:lineRule="auto"/>
        <w:ind w:hanging="360"/>
        <w:jc w:val="both"/>
        <w:rPr>
          <w:rFonts w:ascii="Times New Roman" w:hAnsi="Times New Roman" w:cs="Times New Roman"/>
          <w:lang w:val="fr-FR"/>
        </w:rPr>
      </w:pPr>
      <w:r w:rsidRPr="00F65BB0">
        <w:rPr>
          <w:rFonts w:ascii="Times New Roman" w:hAnsi="Times New Roman" w:cs="Times New Roman"/>
          <w:b/>
          <w:bCs/>
          <w:lang w:val="fr-FR"/>
        </w:rPr>
        <w:t>La route optimale</w:t>
      </w:r>
      <w:r w:rsidRPr="00F65BB0">
        <w:rPr>
          <w:rFonts w:ascii="Times New Roman" w:hAnsi="Times New Roman" w:cs="Times New Roman"/>
          <w:lang w:val="fr-FR"/>
        </w:rPr>
        <w:t xml:space="preserve"> : Par exemple, </w:t>
      </w:r>
      <w:r w:rsidRPr="00F65BB0">
        <w:rPr>
          <w:rStyle w:val="VerbatimChar"/>
          <w:rFonts w:ascii="Times New Roman" w:hAnsi="Times New Roman" w:cs="Times New Roman"/>
          <w:lang w:val="fr-FR"/>
        </w:rPr>
        <w:t>Route_A38_Autoroute</w:t>
      </w:r>
      <w:r w:rsidRPr="00F65BB0">
        <w:rPr>
          <w:rFonts w:ascii="Times New Roman" w:hAnsi="Times New Roman" w:cs="Times New Roman"/>
          <w:lang w:val="fr-FR"/>
        </w:rPr>
        <w:t>.</w:t>
      </w:r>
    </w:p>
    <w:p w14:paraId="6FD58FCF" w14:textId="51C4F9A4" w:rsidR="00FB3136" w:rsidRPr="00F65BB0" w:rsidRDefault="00FB3136" w:rsidP="000E4CBC">
      <w:pPr>
        <w:pStyle w:val="Compact"/>
        <w:numPr>
          <w:ilvl w:val="0"/>
          <w:numId w:val="3"/>
        </w:numPr>
        <w:spacing w:line="360" w:lineRule="auto"/>
        <w:ind w:hanging="360"/>
        <w:jc w:val="both"/>
        <w:rPr>
          <w:rFonts w:ascii="Times New Roman" w:hAnsi="Times New Roman" w:cs="Times New Roman"/>
          <w:lang w:val="fr-FR"/>
        </w:rPr>
      </w:pPr>
      <w:r w:rsidRPr="00F65BB0">
        <w:rPr>
          <w:rFonts w:ascii="Times New Roman" w:hAnsi="Times New Roman" w:cs="Times New Roman"/>
          <w:b/>
          <w:bCs/>
          <w:lang w:val="fr-FR"/>
        </w:rPr>
        <w:t>Le temps de trajet</w:t>
      </w:r>
      <w:r w:rsidRPr="00F65BB0">
        <w:rPr>
          <w:rFonts w:ascii="Times New Roman" w:hAnsi="Times New Roman" w:cs="Times New Roman"/>
          <w:lang w:val="fr-FR"/>
        </w:rPr>
        <w:t xml:space="preserve"> : En minutes, basé sur </w:t>
      </w:r>
      <w:proofErr w:type="spellStart"/>
      <w:r w:rsidRPr="00F65BB0">
        <w:rPr>
          <w:rStyle w:val="VerbatimChar"/>
          <w:rFonts w:ascii="Times New Roman" w:hAnsi="Times New Roman" w:cs="Times New Roman"/>
          <w:lang w:val="fr-FR"/>
        </w:rPr>
        <w:t>predicted_time</w:t>
      </w:r>
      <w:proofErr w:type="spellEnd"/>
      <w:r w:rsidRPr="00F65BB0">
        <w:rPr>
          <w:rFonts w:ascii="Times New Roman" w:hAnsi="Times New Roman" w:cs="Times New Roman"/>
          <w:lang w:val="fr-FR"/>
        </w:rPr>
        <w:t xml:space="preserve"> ou </w:t>
      </w:r>
      <w:proofErr w:type="spellStart"/>
      <w:r w:rsidRPr="00F65BB0">
        <w:rPr>
          <w:rStyle w:val="VerbatimChar"/>
          <w:rFonts w:ascii="Times New Roman" w:hAnsi="Times New Roman" w:cs="Times New Roman"/>
          <w:lang w:val="fr-FR"/>
        </w:rPr>
        <w:t>travel_time</w:t>
      </w:r>
      <w:proofErr w:type="spellEnd"/>
      <w:r w:rsidRPr="00F65BB0">
        <w:rPr>
          <w:rFonts w:ascii="Times New Roman" w:hAnsi="Times New Roman" w:cs="Times New Roman"/>
          <w:lang w:val="fr-FR"/>
        </w:rPr>
        <w:t>.</w:t>
      </w:r>
    </w:p>
    <w:p w14:paraId="6EFAD987" w14:textId="4CFFD735" w:rsidR="00FB3136" w:rsidRPr="00C548B3" w:rsidRDefault="00FB3136" w:rsidP="000E4CBC">
      <w:pPr>
        <w:pStyle w:val="Compact"/>
        <w:numPr>
          <w:ilvl w:val="0"/>
          <w:numId w:val="3"/>
        </w:numPr>
        <w:spacing w:line="360" w:lineRule="auto"/>
        <w:ind w:hanging="360"/>
        <w:jc w:val="both"/>
        <w:rPr>
          <w:rFonts w:ascii="Times New Roman" w:hAnsi="Times New Roman" w:cs="Times New Roman"/>
          <w:lang w:val="fr-FR"/>
        </w:rPr>
      </w:pPr>
      <w:r w:rsidRPr="00C548B3">
        <w:rPr>
          <w:rFonts w:ascii="Times New Roman" w:hAnsi="Times New Roman" w:cs="Times New Roman"/>
          <w:b/>
          <w:bCs/>
          <w:lang w:val="fr-FR"/>
        </w:rPr>
        <w:t>Le coût</w:t>
      </w:r>
      <w:r w:rsidRPr="00C548B3">
        <w:rPr>
          <w:rFonts w:ascii="Times New Roman" w:hAnsi="Times New Roman" w:cs="Times New Roman"/>
          <w:lang w:val="fr-FR"/>
        </w:rPr>
        <w:t xml:space="preserve">: En FCFA, en </w:t>
      </w:r>
      <w:proofErr w:type="spellStart"/>
      <w:r w:rsidRPr="00C548B3">
        <w:rPr>
          <w:rFonts w:ascii="Times New Roman" w:hAnsi="Times New Roman" w:cs="Times New Roman"/>
          <w:lang w:val="fr-FR"/>
        </w:rPr>
        <w:t>pregnant</w:t>
      </w:r>
      <w:proofErr w:type="spellEnd"/>
      <w:r w:rsidRPr="00C548B3">
        <w:rPr>
          <w:rFonts w:ascii="Times New Roman" w:hAnsi="Times New Roman" w:cs="Times New Roman"/>
          <w:lang w:val="fr-FR"/>
        </w:rPr>
        <w:t xml:space="preserve"> en compte le carburant et le péage si lieu.</w:t>
      </w:r>
    </w:p>
    <w:p w14:paraId="059E0125" w14:textId="1942AEBC" w:rsidR="00FB3136" w:rsidRPr="00C548B3" w:rsidRDefault="00FB3136" w:rsidP="000E4CBC">
      <w:pPr>
        <w:pStyle w:val="Compact"/>
        <w:numPr>
          <w:ilvl w:val="0"/>
          <w:numId w:val="3"/>
        </w:numPr>
        <w:spacing w:line="360" w:lineRule="auto"/>
        <w:ind w:hanging="360"/>
        <w:jc w:val="both"/>
        <w:rPr>
          <w:rFonts w:ascii="Times New Roman" w:hAnsi="Times New Roman" w:cs="Times New Roman"/>
          <w:lang w:val="fr-FR"/>
        </w:rPr>
      </w:pPr>
      <w:r w:rsidRPr="00C548B3">
        <w:rPr>
          <w:rFonts w:ascii="Times New Roman" w:hAnsi="Times New Roman" w:cs="Times New Roman"/>
          <w:b/>
          <w:bCs/>
          <w:lang w:val="fr-FR"/>
        </w:rPr>
        <w:t>L’émission de CO</w:t>
      </w:r>
      <w:r w:rsidRPr="00C548B3">
        <w:rPr>
          <w:rFonts w:ascii="Times New Roman" w:hAnsi="Times New Roman" w:cs="Times New Roman"/>
          <w:b/>
          <w:bCs/>
          <w:sz w:val="16"/>
          <w:szCs w:val="16"/>
          <w:lang w:val="fr-FR"/>
        </w:rPr>
        <w:t>2</w:t>
      </w:r>
      <w:r w:rsidRPr="00C548B3">
        <w:rPr>
          <w:rFonts w:ascii="Times New Roman" w:hAnsi="Times New Roman" w:cs="Times New Roman"/>
          <w:lang w:val="fr-FR"/>
        </w:rPr>
        <w:t>: En grammes.</w:t>
      </w:r>
    </w:p>
    <w:p w14:paraId="681F9050" w14:textId="74139668" w:rsidR="00AF3E94" w:rsidRDefault="00AF3E94" w:rsidP="000E4CBC">
      <w:pPr>
        <w:pStyle w:val="Paragraphedeliste"/>
        <w:numPr>
          <w:ilvl w:val="0"/>
          <w:numId w:val="18"/>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Comparaison des routes</w:t>
      </w:r>
    </w:p>
    <w:p w14:paraId="2E7E1555" w14:textId="1C7ED5F0" w:rsidR="00FB3136" w:rsidRPr="00C548B3" w:rsidRDefault="00FB3136" w:rsidP="00FB3136">
      <w:pPr>
        <w:pStyle w:val="FirstParagraph"/>
        <w:spacing w:line="360" w:lineRule="auto"/>
        <w:jc w:val="both"/>
        <w:rPr>
          <w:rFonts w:ascii="Times New Roman" w:hAnsi="Times New Roman" w:cs="Times New Roman"/>
          <w:lang w:val="fr-FR"/>
        </w:rPr>
      </w:pPr>
      <w:r w:rsidRPr="00C548B3">
        <w:rPr>
          <w:rFonts w:ascii="Times New Roman" w:hAnsi="Times New Roman" w:cs="Times New Roman"/>
          <w:lang w:val="fr-FR"/>
        </w:rPr>
        <w:t xml:space="preserve">Le graphique </w:t>
      </w:r>
      <w:proofErr w:type="spellStart"/>
      <w:r w:rsidRPr="00C548B3">
        <w:rPr>
          <w:rStyle w:val="VerbatimChar"/>
          <w:rFonts w:ascii="Times New Roman" w:hAnsi="Times New Roman" w:cs="Times New Roman"/>
          <w:lang w:val="fr-FR"/>
        </w:rPr>
        <w:t>route_comparison</w:t>
      </w:r>
      <w:proofErr w:type="spellEnd"/>
      <w:r w:rsidRPr="00C548B3">
        <w:rPr>
          <w:rFonts w:ascii="Times New Roman" w:hAnsi="Times New Roman" w:cs="Times New Roman"/>
          <w:lang w:val="fr-FR"/>
        </w:rPr>
        <w:t xml:space="preserve"> affiche trois sous-graphiques (temps, coût, CO2) avec des valeurs brutes, la route optimale en couleur or.</w:t>
      </w:r>
    </w:p>
    <w:p w14:paraId="2A9D0094" w14:textId="42B9006D" w:rsidR="00AF3E94" w:rsidRDefault="00FB3136" w:rsidP="000E4CBC">
      <w:pPr>
        <w:pStyle w:val="Paragraphedeliste"/>
        <w:numPr>
          <w:ilvl w:val="0"/>
          <w:numId w:val="18"/>
        </w:numPr>
        <w:spacing w:before="100" w:beforeAutospacing="1" w:after="100" w:afterAutospacing="1"/>
        <w:rPr>
          <w:rFonts w:eastAsia="Times New Roman" w:cs="Times New Roman"/>
          <w:b/>
          <w:bCs/>
          <w:color w:val="2F5496" w:themeColor="accent5" w:themeShade="BF"/>
          <w:sz w:val="26"/>
          <w:szCs w:val="26"/>
          <w:lang w:eastAsia="fr-FR"/>
        </w:rPr>
      </w:pPr>
      <w:r>
        <w:rPr>
          <w:rFonts w:eastAsia="Times New Roman" w:cs="Times New Roman"/>
          <w:b/>
          <w:bCs/>
          <w:color w:val="2F5496" w:themeColor="accent5" w:themeShade="BF"/>
          <w:sz w:val="26"/>
          <w:szCs w:val="26"/>
          <w:lang w:eastAsia="fr-FR"/>
        </w:rPr>
        <w:t>Performance comparée des deux algorithmes</w:t>
      </w:r>
    </w:p>
    <w:p w14:paraId="39FFAC19" w14:textId="5D640885"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La performance des algorithmes A* et Dijkstra est évaluée dans le tableau suivant, basé sur leurs applications aux données</w:t>
      </w:r>
      <w:r>
        <w:rPr>
          <w:rFonts w:eastAsia="Times New Roman" w:cs="Times New Roman"/>
          <w:szCs w:val="24"/>
          <w:lang w:eastAsia="fr-FR"/>
        </w:rPr>
        <w:t>.</w:t>
      </w:r>
    </w:p>
    <w:p w14:paraId="207A105A"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b/>
          <w:bCs/>
          <w:szCs w:val="24"/>
          <w:lang w:eastAsia="fr-FR"/>
        </w:rPr>
        <w:t>Tableau 1 : Comparaison des performances</w:t>
      </w:r>
    </w:p>
    <w:tbl>
      <w:tblPr>
        <w:tblW w:w="9898" w:type="dxa"/>
        <w:tblCellSpacing w:w="15" w:type="dxa"/>
        <w:tblCellMar>
          <w:top w:w="15" w:type="dxa"/>
          <w:left w:w="15" w:type="dxa"/>
          <w:bottom w:w="15" w:type="dxa"/>
          <w:right w:w="15" w:type="dxa"/>
        </w:tblCellMar>
        <w:tblLook w:val="04A0" w:firstRow="1" w:lastRow="0" w:firstColumn="1" w:lastColumn="0" w:noHBand="0" w:noVBand="1"/>
      </w:tblPr>
      <w:tblGrid>
        <w:gridCol w:w="2588"/>
        <w:gridCol w:w="4295"/>
        <w:gridCol w:w="3015"/>
      </w:tblGrid>
      <w:tr w:rsidR="00FB3136" w:rsidRPr="00FB3136" w14:paraId="619705DC" w14:textId="77777777" w:rsidTr="00FB3136">
        <w:trPr>
          <w:trHeight w:val="295"/>
          <w:tblCellSpacing w:w="15" w:type="dxa"/>
        </w:trPr>
        <w:tc>
          <w:tcPr>
            <w:tcW w:w="0" w:type="auto"/>
            <w:vAlign w:val="center"/>
            <w:hideMark/>
          </w:tcPr>
          <w:p w14:paraId="05D21B4D" w14:textId="77777777" w:rsidR="00FB3136" w:rsidRPr="00FB3136" w:rsidRDefault="00FB3136" w:rsidP="009902F8">
            <w:pPr>
              <w:spacing w:before="100" w:beforeAutospacing="1" w:after="100" w:afterAutospacing="1"/>
              <w:jc w:val="center"/>
              <w:rPr>
                <w:rFonts w:eastAsia="Times New Roman" w:cs="Times New Roman"/>
                <w:b/>
                <w:bCs/>
                <w:szCs w:val="24"/>
                <w:lang w:eastAsia="fr-FR"/>
              </w:rPr>
            </w:pPr>
            <w:r w:rsidRPr="00FB3136">
              <w:rPr>
                <w:rFonts w:eastAsia="Times New Roman" w:cs="Times New Roman"/>
                <w:b/>
                <w:bCs/>
                <w:szCs w:val="24"/>
                <w:lang w:eastAsia="fr-FR"/>
              </w:rPr>
              <w:t>Caractéristique</w:t>
            </w:r>
          </w:p>
        </w:tc>
        <w:tc>
          <w:tcPr>
            <w:tcW w:w="0" w:type="auto"/>
            <w:vAlign w:val="center"/>
            <w:hideMark/>
          </w:tcPr>
          <w:p w14:paraId="686DFAD7" w14:textId="77777777" w:rsidR="00FB3136" w:rsidRPr="00FB3136" w:rsidRDefault="00FB3136" w:rsidP="009902F8">
            <w:pPr>
              <w:spacing w:before="100" w:beforeAutospacing="1" w:after="100" w:afterAutospacing="1"/>
              <w:jc w:val="center"/>
              <w:rPr>
                <w:rFonts w:eastAsia="Times New Roman" w:cs="Times New Roman"/>
                <w:b/>
                <w:bCs/>
                <w:szCs w:val="24"/>
                <w:lang w:eastAsia="fr-FR"/>
              </w:rPr>
            </w:pPr>
            <w:r w:rsidRPr="00FB3136">
              <w:rPr>
                <w:rFonts w:eastAsia="Times New Roman" w:cs="Times New Roman"/>
                <w:b/>
                <w:bCs/>
                <w:szCs w:val="24"/>
                <w:lang w:eastAsia="fr-FR"/>
              </w:rPr>
              <w:t>A*</w:t>
            </w:r>
          </w:p>
        </w:tc>
        <w:tc>
          <w:tcPr>
            <w:tcW w:w="0" w:type="auto"/>
            <w:vAlign w:val="center"/>
            <w:hideMark/>
          </w:tcPr>
          <w:p w14:paraId="5E3CE7D7" w14:textId="77777777" w:rsidR="00FB3136" w:rsidRPr="00FB3136" w:rsidRDefault="00FB3136" w:rsidP="009902F8">
            <w:pPr>
              <w:spacing w:before="100" w:beforeAutospacing="1" w:after="100" w:afterAutospacing="1"/>
              <w:jc w:val="center"/>
              <w:rPr>
                <w:rFonts w:eastAsia="Times New Roman" w:cs="Times New Roman"/>
                <w:b/>
                <w:bCs/>
                <w:szCs w:val="24"/>
                <w:lang w:eastAsia="fr-FR"/>
              </w:rPr>
            </w:pPr>
            <w:r w:rsidRPr="00FB3136">
              <w:rPr>
                <w:rFonts w:eastAsia="Times New Roman" w:cs="Times New Roman"/>
                <w:b/>
                <w:bCs/>
                <w:szCs w:val="24"/>
                <w:lang w:eastAsia="fr-FR"/>
              </w:rPr>
              <w:t>Dijkstra</w:t>
            </w:r>
          </w:p>
        </w:tc>
      </w:tr>
      <w:tr w:rsidR="00FB3136" w:rsidRPr="00FB3136" w14:paraId="68624B2D" w14:textId="77777777" w:rsidTr="00FB3136">
        <w:trPr>
          <w:trHeight w:val="309"/>
          <w:tblCellSpacing w:w="15" w:type="dxa"/>
        </w:trPr>
        <w:tc>
          <w:tcPr>
            <w:tcW w:w="0" w:type="auto"/>
            <w:vAlign w:val="center"/>
            <w:hideMark/>
          </w:tcPr>
          <w:p w14:paraId="79C8B231"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Efficacité</w:t>
            </w:r>
          </w:p>
        </w:tc>
        <w:tc>
          <w:tcPr>
            <w:tcW w:w="0" w:type="auto"/>
            <w:vAlign w:val="center"/>
            <w:hideMark/>
          </w:tcPr>
          <w:p w14:paraId="236909DF"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Rapide (heuristique)</w:t>
            </w:r>
          </w:p>
        </w:tc>
        <w:tc>
          <w:tcPr>
            <w:tcW w:w="0" w:type="auto"/>
            <w:vAlign w:val="center"/>
            <w:hideMark/>
          </w:tcPr>
          <w:p w14:paraId="0FAC8476"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Plus lent (exhaustif)</w:t>
            </w:r>
          </w:p>
        </w:tc>
      </w:tr>
      <w:tr w:rsidR="00FB3136" w:rsidRPr="00FB3136" w14:paraId="44BCDA90" w14:textId="77777777" w:rsidTr="00FB3136">
        <w:trPr>
          <w:trHeight w:val="309"/>
          <w:tblCellSpacing w:w="15" w:type="dxa"/>
        </w:trPr>
        <w:tc>
          <w:tcPr>
            <w:tcW w:w="0" w:type="auto"/>
            <w:vAlign w:val="center"/>
            <w:hideMark/>
          </w:tcPr>
          <w:p w14:paraId="1DEAF2EA"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Optimalité</w:t>
            </w:r>
          </w:p>
        </w:tc>
        <w:tc>
          <w:tcPr>
            <w:tcW w:w="0" w:type="auto"/>
            <w:vAlign w:val="center"/>
            <w:hideMark/>
          </w:tcPr>
          <w:p w14:paraId="5975AE42"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Garantie (si heuristique admissible)</w:t>
            </w:r>
          </w:p>
        </w:tc>
        <w:tc>
          <w:tcPr>
            <w:tcW w:w="0" w:type="auto"/>
            <w:vAlign w:val="center"/>
            <w:hideMark/>
          </w:tcPr>
          <w:p w14:paraId="12AAFD1C"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Toujours garanti</w:t>
            </w:r>
          </w:p>
        </w:tc>
      </w:tr>
      <w:tr w:rsidR="00FB3136" w:rsidRPr="00FB3136" w14:paraId="0B4391E5" w14:textId="77777777" w:rsidTr="00FB3136">
        <w:trPr>
          <w:trHeight w:val="309"/>
          <w:tblCellSpacing w:w="15" w:type="dxa"/>
        </w:trPr>
        <w:tc>
          <w:tcPr>
            <w:tcW w:w="0" w:type="auto"/>
            <w:vAlign w:val="center"/>
            <w:hideMark/>
          </w:tcPr>
          <w:p w14:paraId="1C19936B"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lastRenderedPageBreak/>
              <w:t>Complexité</w:t>
            </w:r>
          </w:p>
        </w:tc>
        <w:tc>
          <w:tcPr>
            <w:tcW w:w="0" w:type="auto"/>
            <w:vAlign w:val="center"/>
            <w:hideMark/>
          </w:tcPr>
          <w:p w14:paraId="1C391FD4"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O(n) (file manuelle)</w:t>
            </w:r>
          </w:p>
        </w:tc>
        <w:tc>
          <w:tcPr>
            <w:tcW w:w="0" w:type="auto"/>
            <w:vAlign w:val="center"/>
            <w:hideMark/>
          </w:tcPr>
          <w:p w14:paraId="5686C515"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O(V + E log V)</w:t>
            </w:r>
          </w:p>
        </w:tc>
      </w:tr>
      <w:tr w:rsidR="00FB3136" w:rsidRPr="00FB3136" w14:paraId="0A8D84AE" w14:textId="77777777" w:rsidTr="00FB3136">
        <w:trPr>
          <w:trHeight w:val="295"/>
          <w:tblCellSpacing w:w="15" w:type="dxa"/>
        </w:trPr>
        <w:tc>
          <w:tcPr>
            <w:tcW w:w="0" w:type="auto"/>
            <w:vAlign w:val="center"/>
            <w:hideMark/>
          </w:tcPr>
          <w:p w14:paraId="3A40BACF"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Sensibilité aux zones</w:t>
            </w:r>
          </w:p>
        </w:tc>
        <w:tc>
          <w:tcPr>
            <w:tcW w:w="0" w:type="auto"/>
            <w:vAlign w:val="center"/>
            <w:hideMark/>
          </w:tcPr>
          <w:p w14:paraId="604B6F03"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Améliorée (heuristique)</w:t>
            </w:r>
          </w:p>
        </w:tc>
        <w:tc>
          <w:tcPr>
            <w:tcW w:w="0" w:type="auto"/>
            <w:vAlign w:val="center"/>
            <w:hideMark/>
          </w:tcPr>
          <w:p w14:paraId="48EEC1CC" w14:textId="77777777"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Dépendante des données</w:t>
            </w:r>
          </w:p>
        </w:tc>
      </w:tr>
    </w:tbl>
    <w:p w14:paraId="4E52356E" w14:textId="160AEE21" w:rsidR="00FB3136" w:rsidRPr="00FB3136" w:rsidRDefault="00FB3136" w:rsidP="009902F8">
      <w:pPr>
        <w:spacing w:before="100" w:beforeAutospacing="1" w:after="100" w:afterAutospacing="1"/>
        <w:jc w:val="left"/>
        <w:rPr>
          <w:rFonts w:eastAsia="Times New Roman" w:cs="Times New Roman"/>
          <w:szCs w:val="24"/>
          <w:lang w:eastAsia="fr-FR"/>
        </w:rPr>
      </w:pPr>
      <w:r w:rsidRPr="00FB3136">
        <w:rPr>
          <w:rFonts w:eastAsia="Times New Roman" w:cs="Times New Roman"/>
          <w:szCs w:val="24"/>
          <w:lang w:eastAsia="fr-FR"/>
        </w:rPr>
        <w:t>A* se distingue par sa rapidité dans les réseaux denses, tandis que Dijkstra offre une garantie absolue d’optimalité, idéale pour des graphes moins complexes.</w:t>
      </w:r>
    </w:p>
    <w:p w14:paraId="33AF7A13" w14:textId="0EC1D78F" w:rsidR="00AF3E94" w:rsidRPr="00AF3E94" w:rsidRDefault="009902F8" w:rsidP="009902F8">
      <w:pPr>
        <w:pStyle w:val="Titre1"/>
        <w:spacing w:line="360" w:lineRule="auto"/>
      </w:pPr>
      <w:bookmarkStart w:id="29" w:name="_Toc204054516"/>
      <w:r>
        <w:t>Conclusion</w:t>
      </w:r>
      <w:bookmarkEnd w:id="29"/>
    </w:p>
    <w:p w14:paraId="77B71014" w14:textId="551121CF" w:rsidR="00D03259" w:rsidRDefault="009902F8" w:rsidP="009902F8">
      <w:pPr>
        <w:pStyle w:val="NormalWeb"/>
        <w:spacing w:line="360" w:lineRule="auto"/>
        <w:jc w:val="both"/>
      </w:pPr>
      <w:bookmarkStart w:id="30" w:name="_Toc189080228"/>
      <w:bookmarkStart w:id="31" w:name="_Toc189081780"/>
      <w:bookmarkEnd w:id="28"/>
      <w:r>
        <w:t xml:space="preserve">L’exploration de l’optimisation des trajets domicile-travail entre Keur Massar et Dakar en modélisant le réseau routier sous forme de graphe et en appliquant les algorithmes A* et Dijkstra via l’application R </w:t>
      </w:r>
      <w:proofErr w:type="spellStart"/>
      <w:r>
        <w:t>Shiny</w:t>
      </w:r>
      <w:proofErr w:type="spellEnd"/>
      <w:r>
        <w:t xml:space="preserve">. La Route_A38_Autoroute est identifiée comme un exemple potentiel d’itinéraire optimal. Les modèles prédictifs, notamment </w:t>
      </w:r>
      <w:proofErr w:type="spellStart"/>
      <w:r>
        <w:t>Random</w:t>
      </w:r>
      <w:proofErr w:type="spellEnd"/>
      <w:r>
        <w:t xml:space="preserve"> Forest et SVM, intégrés dans l’onglet Modélisation, ont réduit l’erreur moyenne (MAE) à 3 minutes, améliorant les estimations de temps de trajet. Les données issues de CETUD, Google </w:t>
      </w:r>
      <w:proofErr w:type="spellStart"/>
      <w:r>
        <w:t>Maps</w:t>
      </w:r>
      <w:proofErr w:type="spellEnd"/>
      <w:r>
        <w:t xml:space="preserve"> API et </w:t>
      </w:r>
      <w:proofErr w:type="spellStart"/>
      <w:r>
        <w:t>OSMData</w:t>
      </w:r>
      <w:proofErr w:type="spellEnd"/>
      <w:r>
        <w:t xml:space="preserve"> ont permis une analyse robuste, bien que leur qualité influence les résultats, soulignant l’efficacité de cette approche face aux contraintes économiques et environnementales.</w:t>
      </w:r>
    </w:p>
    <w:p w14:paraId="0BD6EFF6" w14:textId="77777777" w:rsidR="009902F8" w:rsidRPr="009902F8" w:rsidRDefault="009902F8" w:rsidP="009902F8">
      <w:pPr>
        <w:pStyle w:val="NormalWeb"/>
        <w:spacing w:line="360" w:lineRule="auto"/>
        <w:jc w:val="both"/>
      </w:pPr>
      <w:r w:rsidRPr="009902F8">
        <w:t>Cette recherche ouvre des pistes pour des développements futurs. Une collecte de données plus diversifiée, incluant des enquêtes supplémentaires ou des sources dynamiques, pourrait mieux capturer les variations du trafic. L’intégration de techniques d’analyse plus sophistiquées, comme l’intelligence artificielle, pourrait affiner les prédictions. Enfin, élargir l’étude à d’autres banlieues de Dakar, telles que Pikine ou Guédiawaye, permettrait d’adresser les défis de mobilité dans un contexte d’urbanisation croissante.</w:t>
      </w:r>
    </w:p>
    <w:p w14:paraId="46FC2579" w14:textId="77777777" w:rsidR="009902F8" w:rsidRPr="009902F8" w:rsidRDefault="009902F8" w:rsidP="000E4CBC">
      <w:pPr>
        <w:pStyle w:val="NormalWeb"/>
        <w:numPr>
          <w:ilvl w:val="0"/>
          <w:numId w:val="19"/>
        </w:numPr>
        <w:spacing w:line="360" w:lineRule="auto"/>
        <w:jc w:val="both"/>
      </w:pPr>
      <w:r w:rsidRPr="009902F8">
        <w:t>Sur la base des analyses réalisées, plusieurs actions sont proposées :</w:t>
      </w:r>
    </w:p>
    <w:p w14:paraId="52366C58" w14:textId="77777777" w:rsidR="009902F8" w:rsidRPr="009902F8" w:rsidRDefault="009902F8" w:rsidP="000E4CBC">
      <w:pPr>
        <w:pStyle w:val="NormalWeb"/>
        <w:numPr>
          <w:ilvl w:val="0"/>
          <w:numId w:val="19"/>
        </w:numPr>
        <w:spacing w:line="360" w:lineRule="auto"/>
        <w:jc w:val="both"/>
      </w:pPr>
      <w:r w:rsidRPr="009902F8">
        <w:rPr>
          <w:b/>
          <w:bCs/>
        </w:rPr>
        <w:t>Amélioration des infrastructures</w:t>
      </w:r>
      <w:r w:rsidRPr="009902F8">
        <w:t xml:space="preserve"> : Renforcer l’entretien des routes principales, comme la Route_A38_Autoroute, et envisager l’élargissement des voies secondaires pour réduire la congestion.</w:t>
      </w:r>
    </w:p>
    <w:p w14:paraId="0CE76090" w14:textId="77777777" w:rsidR="009902F8" w:rsidRPr="009902F8" w:rsidRDefault="009902F8" w:rsidP="000E4CBC">
      <w:pPr>
        <w:pStyle w:val="NormalWeb"/>
        <w:numPr>
          <w:ilvl w:val="0"/>
          <w:numId w:val="19"/>
        </w:numPr>
        <w:spacing w:line="360" w:lineRule="auto"/>
        <w:jc w:val="both"/>
      </w:pPr>
      <w:r w:rsidRPr="009902F8">
        <w:rPr>
          <w:b/>
          <w:bCs/>
        </w:rPr>
        <w:t>Ajustement des horaires</w:t>
      </w:r>
      <w:r w:rsidRPr="009902F8">
        <w:t xml:space="preserve"> : Encourager des départs en dehors des heures de pointe (7h30-9h00) pour optimiser les trajets.</w:t>
      </w:r>
    </w:p>
    <w:p w14:paraId="237019B4" w14:textId="77777777" w:rsidR="009902F8" w:rsidRPr="009902F8" w:rsidRDefault="009902F8" w:rsidP="000E4CBC">
      <w:pPr>
        <w:pStyle w:val="NormalWeb"/>
        <w:numPr>
          <w:ilvl w:val="0"/>
          <w:numId w:val="19"/>
        </w:numPr>
        <w:spacing w:line="360" w:lineRule="auto"/>
        <w:jc w:val="both"/>
      </w:pPr>
      <w:r w:rsidRPr="009902F8">
        <w:rPr>
          <w:b/>
          <w:bCs/>
        </w:rPr>
        <w:t>Incitations économiques</w:t>
      </w:r>
      <w:r w:rsidRPr="009902F8">
        <w:t xml:space="preserve"> : Promouvoir l’utilisation de véhicules à faible consommation de carburant pour diminuer les coûts et l’impact environnemental.</w:t>
      </w:r>
    </w:p>
    <w:p w14:paraId="1E96DA5F" w14:textId="77777777" w:rsidR="009902F8" w:rsidRPr="009902F8" w:rsidRDefault="009902F8" w:rsidP="000E4CBC">
      <w:pPr>
        <w:pStyle w:val="NormalWeb"/>
        <w:numPr>
          <w:ilvl w:val="0"/>
          <w:numId w:val="19"/>
        </w:numPr>
        <w:spacing w:line="360" w:lineRule="auto"/>
        <w:jc w:val="both"/>
      </w:pPr>
      <w:r w:rsidRPr="009902F8">
        <w:rPr>
          <w:b/>
          <w:bCs/>
        </w:rPr>
        <w:t>Sensibilisation</w:t>
      </w:r>
      <w:r w:rsidRPr="009902F8">
        <w:t xml:space="preserve"> : Diffuser les itinéraires optimisés auprès des travailleurs à travers des outils comme l’application R </w:t>
      </w:r>
      <w:proofErr w:type="spellStart"/>
      <w:r w:rsidRPr="009902F8">
        <w:t>Shiny</w:t>
      </w:r>
      <w:proofErr w:type="spellEnd"/>
      <w:r w:rsidRPr="009902F8">
        <w:t>.</w:t>
      </w:r>
    </w:p>
    <w:p w14:paraId="02EA98AA" w14:textId="6C4D83E4" w:rsidR="009902F8" w:rsidRPr="009902F8" w:rsidRDefault="009902F8" w:rsidP="000E4CBC">
      <w:pPr>
        <w:pStyle w:val="NormalWeb"/>
        <w:numPr>
          <w:ilvl w:val="0"/>
          <w:numId w:val="19"/>
        </w:numPr>
        <w:spacing w:line="360" w:lineRule="auto"/>
        <w:jc w:val="both"/>
      </w:pPr>
      <w:r w:rsidRPr="009902F8">
        <w:t>Ces mesures, appuyées par une mise à jour régulière des données, pourraient soutenir une meilleure gestion de la mobilité à Dakar face à l’expansion urbaine.</w:t>
      </w:r>
    </w:p>
    <w:p w14:paraId="27853B12" w14:textId="77777777" w:rsidR="003B0517" w:rsidRDefault="003B0517" w:rsidP="009902F8">
      <w:pPr>
        <w:pStyle w:val="Titre1"/>
        <w:spacing w:line="360" w:lineRule="auto"/>
        <w:jc w:val="both"/>
      </w:pPr>
      <w:bookmarkStart w:id="32" w:name="_Toc204018101"/>
      <w:bookmarkStart w:id="33" w:name="_Toc204054517"/>
      <w:r>
        <w:br w:type="page"/>
      </w:r>
    </w:p>
    <w:p w14:paraId="3614C047" w14:textId="2302D882" w:rsidR="00B62547" w:rsidRDefault="00796BD8" w:rsidP="003B0517">
      <w:pPr>
        <w:pStyle w:val="Titre1"/>
        <w:spacing w:line="360" w:lineRule="auto"/>
      </w:pPr>
      <w:r>
        <w:lastRenderedPageBreak/>
        <w:t>Références et bibliographie</w:t>
      </w:r>
      <w:bookmarkEnd w:id="30"/>
      <w:bookmarkEnd w:id="31"/>
      <w:bookmarkEnd w:id="32"/>
      <w:bookmarkEnd w:id="33"/>
    </w:p>
    <w:p w14:paraId="46D26A36" w14:textId="1B44DE9E" w:rsidR="0019201A" w:rsidRPr="00C548B3" w:rsidRDefault="003B0517" w:rsidP="00C548B3">
      <w:pPr>
        <w:numPr>
          <w:ilvl w:val="0"/>
          <w:numId w:val="20"/>
        </w:numPr>
        <w:spacing w:before="100" w:beforeAutospacing="1" w:after="100" w:afterAutospacing="1"/>
        <w:jc w:val="left"/>
        <w:rPr>
          <w:rFonts w:eastAsia="Times New Roman" w:cs="Times New Roman"/>
          <w:szCs w:val="24"/>
          <w:lang w:eastAsia="fr-FR"/>
        </w:rPr>
      </w:pPr>
      <w:r w:rsidRPr="003B0517">
        <w:rPr>
          <w:rFonts w:eastAsia="Times New Roman" w:cs="Times New Roman"/>
          <w:szCs w:val="24"/>
          <w:lang w:eastAsia="fr-FR"/>
        </w:rPr>
        <w:t xml:space="preserve">Conseil Exécutif des Transports Urbains de Dakar (CETUD). (s.d.). </w:t>
      </w:r>
      <w:r w:rsidRPr="003B0517">
        <w:rPr>
          <w:rFonts w:eastAsia="Times New Roman" w:cs="Times New Roman"/>
          <w:i/>
          <w:iCs/>
          <w:szCs w:val="24"/>
          <w:lang w:eastAsia="fr-FR"/>
        </w:rPr>
        <w:t>Données sur le réseau routier et le trafic à Dakar</w:t>
      </w:r>
      <w:r w:rsidRPr="003B0517">
        <w:rPr>
          <w:rFonts w:eastAsia="Times New Roman" w:cs="Times New Roman"/>
          <w:szCs w:val="24"/>
          <w:lang w:eastAsia="fr-FR"/>
        </w:rPr>
        <w:t>. Récupéré de http://www.cetud.sn/</w:t>
      </w:r>
    </w:p>
    <w:p w14:paraId="2F158858" w14:textId="77777777" w:rsidR="003B0517" w:rsidRPr="003B0517" w:rsidRDefault="003B0517" w:rsidP="000E4CBC">
      <w:pPr>
        <w:numPr>
          <w:ilvl w:val="0"/>
          <w:numId w:val="20"/>
        </w:numPr>
        <w:spacing w:before="100" w:beforeAutospacing="1" w:after="100" w:afterAutospacing="1"/>
        <w:jc w:val="left"/>
        <w:rPr>
          <w:rFonts w:eastAsia="Times New Roman" w:cs="Times New Roman"/>
          <w:szCs w:val="24"/>
          <w:lang w:eastAsia="fr-FR"/>
        </w:rPr>
      </w:pPr>
      <w:r w:rsidRPr="00F65BB0">
        <w:rPr>
          <w:rFonts w:eastAsia="Times New Roman" w:cs="Times New Roman"/>
          <w:szCs w:val="24"/>
          <w:lang w:val="en-US" w:eastAsia="fr-FR"/>
        </w:rPr>
        <w:t>Google. (</w:t>
      </w:r>
      <w:proofErr w:type="spellStart"/>
      <w:r w:rsidRPr="00F65BB0">
        <w:rPr>
          <w:rFonts w:eastAsia="Times New Roman" w:cs="Times New Roman"/>
          <w:szCs w:val="24"/>
          <w:lang w:val="en-US" w:eastAsia="fr-FR"/>
        </w:rPr>
        <w:t>s.d.</w:t>
      </w:r>
      <w:proofErr w:type="spellEnd"/>
      <w:r w:rsidRPr="00F65BB0">
        <w:rPr>
          <w:rFonts w:eastAsia="Times New Roman" w:cs="Times New Roman"/>
          <w:szCs w:val="24"/>
          <w:lang w:val="en-US" w:eastAsia="fr-FR"/>
        </w:rPr>
        <w:t xml:space="preserve">). </w:t>
      </w:r>
      <w:r w:rsidRPr="00F65BB0">
        <w:rPr>
          <w:rFonts w:eastAsia="Times New Roman" w:cs="Times New Roman"/>
          <w:i/>
          <w:iCs/>
          <w:szCs w:val="24"/>
          <w:lang w:val="en-US" w:eastAsia="fr-FR"/>
        </w:rPr>
        <w:t>Google Maps API</w:t>
      </w:r>
      <w:r w:rsidRPr="00F65BB0">
        <w:rPr>
          <w:rFonts w:eastAsia="Times New Roman" w:cs="Times New Roman"/>
          <w:szCs w:val="24"/>
          <w:lang w:val="en-US" w:eastAsia="fr-FR"/>
        </w:rPr>
        <w:t xml:space="preserve">. </w:t>
      </w:r>
      <w:r w:rsidRPr="003B0517">
        <w:rPr>
          <w:rFonts w:eastAsia="Times New Roman" w:cs="Times New Roman"/>
          <w:szCs w:val="24"/>
          <w:lang w:eastAsia="fr-FR"/>
        </w:rPr>
        <w:t>Récupéré de https://developers.google.com/maps</w:t>
      </w:r>
    </w:p>
    <w:p w14:paraId="681C7747" w14:textId="6A86DD14" w:rsidR="003B0517" w:rsidRDefault="003B0517" w:rsidP="000E4CBC">
      <w:pPr>
        <w:numPr>
          <w:ilvl w:val="0"/>
          <w:numId w:val="20"/>
        </w:numPr>
        <w:spacing w:before="100" w:beforeAutospacing="1" w:after="100" w:afterAutospacing="1"/>
        <w:jc w:val="left"/>
        <w:rPr>
          <w:rFonts w:eastAsia="Times New Roman" w:cs="Times New Roman"/>
          <w:szCs w:val="24"/>
          <w:lang w:eastAsia="fr-FR"/>
        </w:rPr>
      </w:pPr>
      <w:proofErr w:type="spellStart"/>
      <w:r w:rsidRPr="003B0517">
        <w:rPr>
          <w:rFonts w:eastAsia="Times New Roman" w:cs="Times New Roman"/>
          <w:szCs w:val="24"/>
          <w:lang w:eastAsia="fr-FR"/>
        </w:rPr>
        <w:t>OpenStreetMap</w:t>
      </w:r>
      <w:proofErr w:type="spellEnd"/>
      <w:r w:rsidRPr="003B0517">
        <w:rPr>
          <w:rFonts w:eastAsia="Times New Roman" w:cs="Times New Roman"/>
          <w:szCs w:val="24"/>
          <w:lang w:eastAsia="fr-FR"/>
        </w:rPr>
        <w:t xml:space="preserve">. (s.d.). </w:t>
      </w:r>
      <w:proofErr w:type="spellStart"/>
      <w:r w:rsidRPr="003B0517">
        <w:rPr>
          <w:rFonts w:eastAsia="Times New Roman" w:cs="Times New Roman"/>
          <w:i/>
          <w:iCs/>
          <w:szCs w:val="24"/>
          <w:lang w:eastAsia="fr-FR"/>
        </w:rPr>
        <w:t>OSMData</w:t>
      </w:r>
      <w:proofErr w:type="spellEnd"/>
      <w:r w:rsidRPr="003B0517">
        <w:rPr>
          <w:rFonts w:eastAsia="Times New Roman" w:cs="Times New Roman"/>
          <w:i/>
          <w:iCs/>
          <w:szCs w:val="24"/>
          <w:lang w:eastAsia="fr-FR"/>
        </w:rPr>
        <w:t xml:space="preserve"> : Données cartographiques ouvertes</w:t>
      </w:r>
      <w:r w:rsidRPr="003B0517">
        <w:rPr>
          <w:rFonts w:eastAsia="Times New Roman" w:cs="Times New Roman"/>
          <w:szCs w:val="24"/>
          <w:lang w:eastAsia="fr-FR"/>
        </w:rPr>
        <w:t xml:space="preserve">. Récupéré de </w:t>
      </w:r>
      <w:r w:rsidR="00A97124">
        <w:rPr>
          <w:rFonts w:eastAsia="Times New Roman" w:cs="Times New Roman"/>
          <w:szCs w:val="24"/>
          <w:lang w:eastAsia="fr-FR"/>
        </w:rPr>
        <w:fldChar w:fldCharType="begin"/>
      </w:r>
      <w:ins w:id="34" w:author="G Judicaël Oscar KAFANDO" w:date="2025-07-22T21:03:00Z">
        <w:r w:rsidR="00A97124">
          <w:rPr>
            <w:rFonts w:eastAsia="Times New Roman" w:cs="Times New Roman"/>
            <w:szCs w:val="24"/>
            <w:lang w:eastAsia="fr-FR"/>
          </w:rPr>
          <w:instrText xml:space="preserve"> HYPERLINK "</w:instrText>
        </w:r>
      </w:ins>
      <w:r w:rsidR="00A97124" w:rsidRPr="003B0517">
        <w:rPr>
          <w:rFonts w:eastAsia="Times New Roman" w:cs="Times New Roman"/>
          <w:szCs w:val="24"/>
          <w:lang w:eastAsia="fr-FR"/>
        </w:rPr>
        <w:instrText>https://www.openstreetmap.org</w:instrText>
      </w:r>
      <w:ins w:id="35" w:author="G Judicaël Oscar KAFANDO" w:date="2025-07-22T21:03:00Z">
        <w:r w:rsidR="00A97124">
          <w:rPr>
            <w:rFonts w:eastAsia="Times New Roman" w:cs="Times New Roman"/>
            <w:szCs w:val="24"/>
            <w:lang w:eastAsia="fr-FR"/>
          </w:rPr>
          <w:instrText xml:space="preserve">" </w:instrText>
        </w:r>
      </w:ins>
      <w:r w:rsidR="00A97124">
        <w:rPr>
          <w:rFonts w:eastAsia="Times New Roman" w:cs="Times New Roman"/>
          <w:szCs w:val="24"/>
          <w:lang w:eastAsia="fr-FR"/>
        </w:rPr>
        <w:fldChar w:fldCharType="separate"/>
      </w:r>
      <w:r w:rsidR="00A97124" w:rsidRPr="00411516">
        <w:rPr>
          <w:rStyle w:val="Lienhypertexte"/>
          <w:rFonts w:eastAsia="Times New Roman" w:cs="Times New Roman"/>
          <w:szCs w:val="24"/>
          <w:lang w:eastAsia="fr-FR"/>
        </w:rPr>
        <w:t>https://www.openstreetmap.org</w:t>
      </w:r>
      <w:r w:rsidR="00A97124">
        <w:rPr>
          <w:rFonts w:eastAsia="Times New Roman" w:cs="Times New Roman"/>
          <w:szCs w:val="24"/>
          <w:lang w:eastAsia="fr-FR"/>
        </w:rPr>
        <w:fldChar w:fldCharType="end"/>
      </w:r>
    </w:p>
    <w:p w14:paraId="45350CA5" w14:textId="40D4CDC3" w:rsidR="00A97124" w:rsidRDefault="00A97124" w:rsidP="00A97124">
      <w:pPr>
        <w:numPr>
          <w:ilvl w:val="0"/>
          <w:numId w:val="20"/>
        </w:numPr>
        <w:spacing w:before="100" w:beforeAutospacing="1" w:after="100" w:afterAutospacing="1"/>
        <w:jc w:val="left"/>
        <w:rPr>
          <w:rFonts w:eastAsia="Times New Roman" w:cs="Times New Roman"/>
          <w:szCs w:val="24"/>
          <w:lang w:eastAsia="fr-FR"/>
        </w:rPr>
      </w:pPr>
      <w:r>
        <w:rPr>
          <w:rFonts w:eastAsia="Times New Roman" w:cs="Times New Roman"/>
          <w:szCs w:val="24"/>
          <w:lang w:eastAsia="fr-FR"/>
        </w:rPr>
        <w:t xml:space="preserve">Lien pour l’application </w:t>
      </w:r>
      <w:proofErr w:type="spellStart"/>
      <w:r>
        <w:rPr>
          <w:rFonts w:eastAsia="Times New Roman" w:cs="Times New Roman"/>
          <w:szCs w:val="24"/>
          <w:lang w:eastAsia="fr-FR"/>
        </w:rPr>
        <w:t>shiny</w:t>
      </w:r>
      <w:proofErr w:type="spellEnd"/>
      <w:r>
        <w:rPr>
          <w:rFonts w:eastAsia="Times New Roman" w:cs="Times New Roman"/>
          <w:szCs w:val="24"/>
          <w:lang w:eastAsia="fr-FR"/>
        </w:rPr>
        <w:t xml:space="preserve"> : </w:t>
      </w:r>
      <w:hyperlink r:id="rId10" w:history="1">
        <w:r w:rsidRPr="00411516">
          <w:rPr>
            <w:rStyle w:val="Lienhypertexte"/>
            <w:rFonts w:eastAsia="Times New Roman" w:cs="Times New Roman"/>
            <w:szCs w:val="24"/>
            <w:lang w:eastAsia="fr-FR"/>
          </w:rPr>
          <w:t>https://oscarshiny.shinyapps.io/Projet_optimisation/</w:t>
        </w:r>
      </w:hyperlink>
    </w:p>
    <w:p w14:paraId="35EAFA99" w14:textId="77777777" w:rsidR="00A97124" w:rsidRPr="00A97124" w:rsidRDefault="00A97124" w:rsidP="00A97124">
      <w:pPr>
        <w:spacing w:before="100" w:beforeAutospacing="1" w:after="100" w:afterAutospacing="1"/>
        <w:ind w:left="643"/>
        <w:jc w:val="left"/>
        <w:rPr>
          <w:rFonts w:eastAsia="Times New Roman" w:cs="Times New Roman"/>
          <w:szCs w:val="24"/>
          <w:lang w:eastAsia="fr-FR"/>
        </w:rPr>
      </w:pPr>
    </w:p>
    <w:p w14:paraId="2563648E" w14:textId="77777777" w:rsidR="003B0517" w:rsidRDefault="003B0517" w:rsidP="003B0517"/>
    <w:p w14:paraId="423AA152" w14:textId="77777777" w:rsidR="003B0517" w:rsidRPr="007F7E18" w:rsidRDefault="003B0517" w:rsidP="003B0517"/>
    <w:sectPr w:rsidR="003B0517" w:rsidRPr="007F7E18" w:rsidSect="00763DAA">
      <w:headerReference w:type="default" r:id="rId11"/>
      <w:pgSz w:w="11906" w:h="16838"/>
      <w:pgMar w:top="851" w:right="1077" w:bottom="567"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FAEAE" w14:textId="77777777" w:rsidR="00D10E68" w:rsidRDefault="00D10E68" w:rsidP="009B5596">
      <w:pPr>
        <w:spacing w:after="0" w:line="240" w:lineRule="auto"/>
      </w:pPr>
      <w:r>
        <w:separator/>
      </w:r>
    </w:p>
  </w:endnote>
  <w:endnote w:type="continuationSeparator" w:id="0">
    <w:p w14:paraId="0BE2C3E1" w14:textId="77777777" w:rsidR="00D10E68" w:rsidRDefault="00D10E68" w:rsidP="009B5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Bodoni MT Black">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204CF" w14:textId="77777777" w:rsidR="00D10E68" w:rsidRDefault="00D10E68" w:rsidP="009B5596">
      <w:pPr>
        <w:spacing w:after="0" w:line="240" w:lineRule="auto"/>
      </w:pPr>
      <w:r>
        <w:separator/>
      </w:r>
    </w:p>
  </w:footnote>
  <w:footnote w:type="continuationSeparator" w:id="0">
    <w:p w14:paraId="46D79364" w14:textId="77777777" w:rsidR="00D10E68" w:rsidRDefault="00D10E68" w:rsidP="009B55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BD747" w14:textId="55662DF5" w:rsidR="00763DAA" w:rsidRDefault="00086A78">
    <w:pPr>
      <w:pStyle w:val="En-tte"/>
    </w:pPr>
    <w:r>
      <w:rPr>
        <w:noProof/>
      </w:rPr>
      <mc:AlternateContent>
        <mc:Choice Requires="wps">
          <w:drawing>
            <wp:anchor distT="0" distB="0" distL="114300" distR="114300" simplePos="0" relativeHeight="251660288" behindDoc="0" locked="0" layoutInCell="1" allowOverlap="1" wp14:anchorId="23B5C76D" wp14:editId="4950C456">
              <wp:simplePos x="0" y="0"/>
              <wp:positionH relativeFrom="margin">
                <wp:posOffset>-455295</wp:posOffset>
              </wp:positionH>
              <wp:positionV relativeFrom="paragraph">
                <wp:posOffset>-348615</wp:posOffset>
              </wp:positionV>
              <wp:extent cx="7131050" cy="283610"/>
              <wp:effectExtent l="0" t="0" r="12700" b="21590"/>
              <wp:wrapNone/>
              <wp:docPr id="195" name="Zone de texte 195"/>
              <wp:cNvGraphicFramePr/>
              <a:graphic xmlns:a="http://schemas.openxmlformats.org/drawingml/2006/main">
                <a:graphicData uri="http://schemas.microsoft.com/office/word/2010/wordprocessingShape">
                  <wps:wsp>
                    <wps:cNvSpPr txBox="1"/>
                    <wps:spPr>
                      <a:xfrm>
                        <a:off x="0" y="0"/>
                        <a:ext cx="7131050" cy="283610"/>
                      </a:xfrm>
                      <a:prstGeom prst="rect">
                        <a:avLst/>
                      </a:prstGeom>
                      <a:solidFill>
                        <a:schemeClr val="lt1"/>
                      </a:solidFill>
                      <a:ln w="6350">
                        <a:solidFill>
                          <a:prstClr val="black"/>
                        </a:solidFill>
                      </a:ln>
                    </wps:spPr>
                    <wps:txbx>
                      <w:txbxContent>
                        <w:p w14:paraId="61712F90" w14:textId="77777777" w:rsidR="00835CF0" w:rsidRPr="00835CF0" w:rsidRDefault="00835CF0" w:rsidP="00835CF0">
                          <w:pPr>
                            <w:jc w:val="center"/>
                            <w:rPr>
                              <w:b/>
                              <w:bCs/>
                              <w:color w:val="1F3864" w:themeColor="accent5" w:themeShade="80"/>
                            </w:rPr>
                          </w:pPr>
                          <w:r w:rsidRPr="00835CF0">
                            <w:rPr>
                              <w:b/>
                              <w:bCs/>
                              <w:color w:val="1F3864" w:themeColor="accent5" w:themeShade="80"/>
                            </w:rPr>
                            <w:t>Optimisation de la durée des Trajets Domicile-Travail en Véhicule Personnel entre Keur Massar et Dakar sous contrainte des coûts</w:t>
                          </w:r>
                        </w:p>
                        <w:p w14:paraId="7DFA4784" w14:textId="027E3A9E" w:rsidR="00763DAA" w:rsidRPr="00763DAA" w:rsidRDefault="00763DAA" w:rsidP="00763DAA">
                          <w:pPr>
                            <w:jc w:val="center"/>
                            <w:rPr>
                              <w:b/>
                              <w:bCs/>
                              <w:color w:val="1F3864" w:themeColor="accent5" w:themeShade="80"/>
                            </w:rPr>
                          </w:pPr>
                        </w:p>
                        <w:p w14:paraId="5D3C24BF" w14:textId="77777777" w:rsidR="00763DAA" w:rsidRPr="00763DAA" w:rsidRDefault="00763DAA" w:rsidP="00763DAA">
                          <w:pPr>
                            <w:jc w:val="center"/>
                            <w:rPr>
                              <w:b/>
                              <w:bCs/>
                              <w:color w:val="1F4E79" w:themeColor="accent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B5C76D" id="_x0000_t202" coordsize="21600,21600" o:spt="202" path="m,l,21600r21600,l21600,xe">
              <v:stroke joinstyle="miter"/>
              <v:path gradientshapeok="t" o:connecttype="rect"/>
            </v:shapetype>
            <v:shape id="Zone de texte 195" o:spid="_x0000_s1031" type="#_x0000_t202" style="position:absolute;left:0;text-align:left;margin-left:-35.85pt;margin-top:-27.45pt;width:561.5pt;height:22.3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" fillcolor="white [3201]" strokeweight=".5pt">
              <v:textbox>
                <w:txbxContent>
                  <w:p w14:paraId="61712F90" w14:textId="77777777" w:rsidR="00835CF0" w:rsidRPr="00835CF0" w:rsidRDefault="00835CF0" w:rsidP="00835CF0">
                    <w:pPr>
                      <w:jc w:val="center"/>
                      <w:rPr>
                        <w:b/>
                        <w:bCs/>
                        <w:color w:val="1F3864" w:themeColor="accent5" w:themeShade="80"/>
                      </w:rPr>
                    </w:pPr>
                    <w:r w:rsidRPr="00835CF0">
                      <w:rPr>
                        <w:b/>
                        <w:bCs/>
                        <w:color w:val="1F3864" w:themeColor="accent5" w:themeShade="80"/>
                      </w:rPr>
                      <w:t>Optimisation de la durée des Trajets Domicile-Travail en Véhicule Personnel entre Keur Massar et Dakar sous contrainte des coûts</w:t>
                    </w:r>
                  </w:p>
                  <w:p w14:paraId="7DFA4784" w14:textId="027E3A9E" w:rsidR="00763DAA" w:rsidRPr="00763DAA" w:rsidRDefault="00763DAA" w:rsidP="00763DAA">
                    <w:pPr>
                      <w:jc w:val="center"/>
                      <w:rPr>
                        <w:b/>
                        <w:bCs/>
                        <w:color w:val="1F3864" w:themeColor="accent5" w:themeShade="80"/>
                      </w:rPr>
                    </w:pPr>
                  </w:p>
                  <w:p w14:paraId="5D3C24BF" w14:textId="77777777" w:rsidR="00763DAA" w:rsidRPr="00763DAA" w:rsidRDefault="00763DAA" w:rsidP="00763DAA">
                    <w:pPr>
                      <w:jc w:val="center"/>
                      <w:rPr>
                        <w:b/>
                        <w:bCs/>
                        <w:color w:val="1F4E79" w:themeColor="accent1" w:themeShade="80"/>
                      </w:rPr>
                    </w:pPr>
                  </w:p>
                </w:txbxContent>
              </v:textbox>
              <w10:wrap anchorx="margin"/>
            </v:shape>
          </w:pict>
        </mc:Fallback>
      </mc:AlternateContent>
    </w:r>
    <w:r w:rsidR="0091180D">
      <w:rPr>
        <w:noProof/>
      </w:rPr>
      <mc:AlternateContent>
        <mc:Choice Requires="wps">
          <w:drawing>
            <wp:anchor distT="0" distB="0" distL="114300" distR="114300" simplePos="0" relativeHeight="251659264" behindDoc="0" locked="0" layoutInCell="1" allowOverlap="1" wp14:anchorId="47B0C455" wp14:editId="3BE330A8">
              <wp:simplePos x="0" y="0"/>
              <wp:positionH relativeFrom="margin">
                <wp:align>center</wp:align>
              </wp:positionH>
              <wp:positionV relativeFrom="paragraph">
                <wp:posOffset>-57150</wp:posOffset>
              </wp:positionV>
              <wp:extent cx="6902450" cy="45719"/>
              <wp:effectExtent l="0" t="0" r="12700" b="12065"/>
              <wp:wrapNone/>
              <wp:docPr id="31" name="Rectangle : coins arrondis 31"/>
              <wp:cNvGraphicFramePr/>
              <a:graphic xmlns:a="http://schemas.openxmlformats.org/drawingml/2006/main">
                <a:graphicData uri="http://schemas.microsoft.com/office/word/2010/wordprocessingShape">
                  <wps:wsp>
                    <wps:cNvSpPr/>
                    <wps:spPr>
                      <a:xfrm>
                        <a:off x="0" y="0"/>
                        <a:ext cx="6902450" cy="45719"/>
                      </a:xfrm>
                      <a:prstGeom prst="roundRect">
                        <a:avLst/>
                      </a:prstGeom>
                      <a:solidFill>
                        <a:srgbClr val="002060"/>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6C0991" id="Rectangle : coins arrondis 31" o:spid="_x0000_s1026" style="position:absolute;margin-left:0;margin-top:-4.5pt;width:543.5pt;height:3.6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" fillcolor="#002060" strokecolor="#002060" strokeweight="1pt">
              <v:stroke joinstyle="miter"/>
              <w10:wrap anchorx="margin"/>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E51C0F68"/>
    <w:lvl w:ilvl="0">
      <w:numFmt w:val="bullet"/>
      <w:lvlText w:val="•"/>
      <w:lvlJc w:val="left"/>
      <w:pPr>
        <w:ind w:left="720" w:hanging="480"/>
      </w:pPr>
    </w:lvl>
    <w:lvl w:ilvl="1">
      <w:numFmt w:val="bullet"/>
      <w:lvlText w:val="–"/>
      <w:lvlJc w:val="left"/>
      <w:pPr>
        <w:ind w:left="1189" w:hanging="480"/>
      </w:pPr>
    </w:lvl>
    <w:lvl w:ilvl="2">
      <w:numFmt w:val="bullet"/>
      <w:lvlText w:val="•"/>
      <w:lvlJc w:val="left"/>
      <w:pPr>
        <w:ind w:left="1898"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02BA13D6"/>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B197668"/>
    <w:multiLevelType w:val="multilevel"/>
    <w:tmpl w:val="E2B03A10"/>
    <w:lvl w:ilvl="0">
      <w:start w:val="1"/>
      <w:numFmt w:val="decimal"/>
      <w:lvlText w:val="%1."/>
      <w:lvlJc w:val="left"/>
      <w:pPr>
        <w:ind w:left="1776"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3" w15:restartNumberingAfterBreak="0">
    <w:nsid w:val="0EFF11B6"/>
    <w:multiLevelType w:val="multilevel"/>
    <w:tmpl w:val="662C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B64CF"/>
    <w:multiLevelType w:val="multilevel"/>
    <w:tmpl w:val="E2B03A10"/>
    <w:lvl w:ilvl="0">
      <w:start w:val="1"/>
      <w:numFmt w:val="decimal"/>
      <w:lvlText w:val="%1."/>
      <w:lvlJc w:val="left"/>
      <w:pPr>
        <w:ind w:left="1776"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5" w15:restartNumberingAfterBreak="0">
    <w:nsid w:val="179A1F76"/>
    <w:multiLevelType w:val="multilevel"/>
    <w:tmpl w:val="4CF0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C544B"/>
    <w:multiLevelType w:val="multilevel"/>
    <w:tmpl w:val="E2B03A10"/>
    <w:lvl w:ilvl="0">
      <w:start w:val="1"/>
      <w:numFmt w:val="decimal"/>
      <w:lvlText w:val="%1."/>
      <w:lvlJc w:val="left"/>
      <w:pPr>
        <w:ind w:left="1776" w:hanging="360"/>
      </w:pPr>
      <w:rPr>
        <w:rFonts w:hint="default"/>
      </w:rPr>
    </w:lvl>
    <w:lvl w:ilvl="1">
      <w:start w:val="1"/>
      <w:numFmt w:val="decimal"/>
      <w:isLgl/>
      <w:lvlText w:val="%1.%2"/>
      <w:lvlJc w:val="left"/>
      <w:pPr>
        <w:ind w:left="1776"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7" w15:restartNumberingAfterBreak="0">
    <w:nsid w:val="22E01833"/>
    <w:multiLevelType w:val="multilevel"/>
    <w:tmpl w:val="E2B03A10"/>
    <w:lvl w:ilvl="0">
      <w:start w:val="1"/>
      <w:numFmt w:val="decimal"/>
      <w:lvlText w:val="%1."/>
      <w:lvlJc w:val="left"/>
      <w:pPr>
        <w:ind w:left="643" w:hanging="360"/>
      </w:pPr>
      <w:rPr>
        <w:rFonts w:hint="default"/>
        <w:sz w:val="20"/>
      </w:rPr>
    </w:lvl>
    <w:lvl w:ilvl="1">
      <w:start w:val="1"/>
      <w:numFmt w:val="decimal"/>
      <w:isLgl/>
      <w:lvlText w:val="%1.%2"/>
      <w:lvlJc w:val="left"/>
      <w:pPr>
        <w:ind w:left="643" w:hanging="360"/>
      </w:pPr>
      <w:rPr>
        <w:rFonts w:hint="default"/>
        <w:sz w:val="20"/>
      </w:rPr>
    </w:lvl>
    <w:lvl w:ilvl="2">
      <w:start w:val="1"/>
      <w:numFmt w:val="decimal"/>
      <w:isLgl/>
      <w:lvlText w:val="%1.%2.%3"/>
      <w:lvlJc w:val="left"/>
      <w:pPr>
        <w:ind w:left="1003" w:hanging="720"/>
      </w:pPr>
      <w:rPr>
        <w:rFonts w:hint="default"/>
        <w:sz w:val="20"/>
      </w:rPr>
    </w:lvl>
    <w:lvl w:ilvl="3">
      <w:start w:val="1"/>
      <w:numFmt w:val="decimal"/>
      <w:isLgl/>
      <w:lvlText w:val="%1.%2.%3.%4"/>
      <w:lvlJc w:val="left"/>
      <w:pPr>
        <w:ind w:left="1003" w:hanging="720"/>
      </w:pPr>
      <w:rPr>
        <w:rFonts w:hint="default"/>
        <w:sz w:val="20"/>
      </w:rPr>
    </w:lvl>
    <w:lvl w:ilvl="4">
      <w:start w:val="1"/>
      <w:numFmt w:val="decimal"/>
      <w:isLgl/>
      <w:lvlText w:val="%1.%2.%3.%4.%5"/>
      <w:lvlJc w:val="left"/>
      <w:pPr>
        <w:ind w:left="1363" w:hanging="1080"/>
      </w:pPr>
      <w:rPr>
        <w:rFonts w:hint="default"/>
        <w:sz w:val="20"/>
      </w:rPr>
    </w:lvl>
    <w:lvl w:ilvl="5">
      <w:start w:val="1"/>
      <w:numFmt w:val="decimal"/>
      <w:isLgl/>
      <w:lvlText w:val="%1.%2.%3.%4.%5.%6"/>
      <w:lvlJc w:val="left"/>
      <w:pPr>
        <w:ind w:left="1363" w:hanging="1080"/>
      </w:pPr>
      <w:rPr>
        <w:rFonts w:hint="default"/>
        <w:sz w:val="20"/>
      </w:rPr>
    </w:lvl>
    <w:lvl w:ilvl="6">
      <w:start w:val="1"/>
      <w:numFmt w:val="decimal"/>
      <w:isLgl/>
      <w:lvlText w:val="%1.%2.%3.%4.%5.%6.%7"/>
      <w:lvlJc w:val="left"/>
      <w:pPr>
        <w:ind w:left="1723" w:hanging="1440"/>
      </w:pPr>
      <w:rPr>
        <w:rFonts w:hint="default"/>
        <w:sz w:val="20"/>
      </w:rPr>
    </w:lvl>
    <w:lvl w:ilvl="7">
      <w:start w:val="1"/>
      <w:numFmt w:val="decimal"/>
      <w:isLgl/>
      <w:lvlText w:val="%1.%2.%3.%4.%5.%6.%7.%8"/>
      <w:lvlJc w:val="left"/>
      <w:pPr>
        <w:ind w:left="1723" w:hanging="1440"/>
      </w:pPr>
      <w:rPr>
        <w:rFonts w:hint="default"/>
        <w:sz w:val="20"/>
      </w:rPr>
    </w:lvl>
    <w:lvl w:ilvl="8">
      <w:start w:val="1"/>
      <w:numFmt w:val="decimal"/>
      <w:isLgl/>
      <w:lvlText w:val="%1.%2.%3.%4.%5.%6.%7.%8.%9"/>
      <w:lvlJc w:val="left"/>
      <w:pPr>
        <w:ind w:left="2083" w:hanging="1800"/>
      </w:pPr>
      <w:rPr>
        <w:rFonts w:hint="default"/>
        <w:sz w:val="20"/>
      </w:rPr>
    </w:lvl>
  </w:abstractNum>
  <w:abstractNum w:abstractNumId="8" w15:restartNumberingAfterBreak="0">
    <w:nsid w:val="248C365E"/>
    <w:multiLevelType w:val="multilevel"/>
    <w:tmpl w:val="4D5C5A72"/>
    <w:styleLink w:val="Numrostitres"/>
    <w:lvl w:ilvl="0">
      <w:start w:val="1"/>
      <w:numFmt w:val="decimal"/>
      <w:lvlText w:val="%1. "/>
      <w:lvlJc w:val="left"/>
      <w:pPr>
        <w:ind w:left="360" w:hanging="360"/>
      </w:pPr>
      <w:rPr>
        <w:rFonts w:ascii="Times New Roman" w:hAnsi="Times New Roman" w:hint="default"/>
        <w:color w:val="auto"/>
      </w:rPr>
    </w:lvl>
    <w:lvl w:ilvl="1">
      <w:start w:val="1"/>
      <w:numFmt w:val="decimal"/>
      <w:lvlRestart w:val="0"/>
      <w:lvlText w:val="%1.%2."/>
      <w:lvlJc w:val="left"/>
      <w:pPr>
        <w:ind w:left="360" w:hanging="360"/>
      </w:pPr>
      <w:rPr>
        <w:rFonts w:ascii="Times New Roman" w:hAnsi="Times New Roman" w:hint="default"/>
        <w:color w:val="auto"/>
      </w:rPr>
    </w:lvl>
    <w:lvl w:ilvl="2">
      <w:start w:val="1"/>
      <w:numFmt w:val="decimal"/>
      <w:lvlText w:val="%3.1.1."/>
      <w:lvlJc w:val="left"/>
      <w:pPr>
        <w:ind w:left="357" w:hanging="357"/>
      </w:pPr>
      <w:rPr>
        <w:rFonts w:hint="default"/>
      </w:rPr>
    </w:lvl>
    <w:lvl w:ilvl="3">
      <w:start w:val="1"/>
      <w:numFmt w:val="none"/>
      <w:lvlText w:val="1.1.1.1."/>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6204FDB"/>
    <w:multiLevelType w:val="multilevel"/>
    <w:tmpl w:val="9F1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06F44"/>
    <w:multiLevelType w:val="multilevel"/>
    <w:tmpl w:val="80FE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F83C37"/>
    <w:multiLevelType w:val="multilevel"/>
    <w:tmpl w:val="D614391C"/>
    <w:lvl w:ilvl="0">
      <w:start w:val="1"/>
      <w:numFmt w:val="upperRoman"/>
      <w:lvlText w:val="%1."/>
      <w:lvlJc w:val="left"/>
      <w:pPr>
        <w:ind w:left="1429" w:hanging="720"/>
      </w:pPr>
      <w:rPr>
        <w:rFonts w:hint="default"/>
      </w:rPr>
    </w:lvl>
    <w:lvl w:ilvl="1">
      <w:start w:val="2"/>
      <w:numFmt w:val="decimal"/>
      <w:isLgl/>
      <w:lvlText w:val="%1.%2."/>
      <w:lvlJc w:val="left"/>
      <w:pPr>
        <w:ind w:left="1776" w:hanging="360"/>
      </w:pPr>
      <w:rPr>
        <w:rFonts w:hint="default"/>
      </w:rPr>
    </w:lvl>
    <w:lvl w:ilvl="2">
      <w:start w:val="1"/>
      <w:numFmt w:val="decimal"/>
      <w:isLgl/>
      <w:lvlText w:val="%1.%2.%3."/>
      <w:lvlJc w:val="left"/>
      <w:pPr>
        <w:ind w:left="2843" w:hanging="720"/>
      </w:pPr>
      <w:rPr>
        <w:rFonts w:hint="default"/>
      </w:rPr>
    </w:lvl>
    <w:lvl w:ilvl="3">
      <w:start w:val="1"/>
      <w:numFmt w:val="decimal"/>
      <w:isLgl/>
      <w:lvlText w:val="%1.%2.%3.%4."/>
      <w:lvlJc w:val="left"/>
      <w:pPr>
        <w:ind w:left="3550" w:hanging="720"/>
      </w:pPr>
      <w:rPr>
        <w:rFonts w:hint="default"/>
      </w:rPr>
    </w:lvl>
    <w:lvl w:ilvl="4">
      <w:start w:val="1"/>
      <w:numFmt w:val="decimal"/>
      <w:isLgl/>
      <w:lvlText w:val="%1.%2.%3.%4.%5."/>
      <w:lvlJc w:val="left"/>
      <w:pPr>
        <w:ind w:left="4617" w:hanging="1080"/>
      </w:pPr>
      <w:rPr>
        <w:rFonts w:hint="default"/>
      </w:rPr>
    </w:lvl>
    <w:lvl w:ilvl="5">
      <w:start w:val="1"/>
      <w:numFmt w:val="decimal"/>
      <w:isLgl/>
      <w:lvlText w:val="%1.%2.%3.%4.%5.%6."/>
      <w:lvlJc w:val="left"/>
      <w:pPr>
        <w:ind w:left="5324" w:hanging="1080"/>
      </w:pPr>
      <w:rPr>
        <w:rFonts w:hint="default"/>
      </w:rPr>
    </w:lvl>
    <w:lvl w:ilvl="6">
      <w:start w:val="1"/>
      <w:numFmt w:val="decimal"/>
      <w:isLgl/>
      <w:lvlText w:val="%1.%2.%3.%4.%5.%6.%7."/>
      <w:lvlJc w:val="left"/>
      <w:pPr>
        <w:ind w:left="6391" w:hanging="1440"/>
      </w:pPr>
      <w:rPr>
        <w:rFonts w:hint="default"/>
      </w:rPr>
    </w:lvl>
    <w:lvl w:ilvl="7">
      <w:start w:val="1"/>
      <w:numFmt w:val="decimal"/>
      <w:isLgl/>
      <w:lvlText w:val="%1.%2.%3.%4.%5.%6.%7.%8."/>
      <w:lvlJc w:val="left"/>
      <w:pPr>
        <w:ind w:left="7098" w:hanging="1440"/>
      </w:pPr>
      <w:rPr>
        <w:rFonts w:hint="default"/>
      </w:rPr>
    </w:lvl>
    <w:lvl w:ilvl="8">
      <w:start w:val="1"/>
      <w:numFmt w:val="decimal"/>
      <w:isLgl/>
      <w:lvlText w:val="%1.%2.%3.%4.%5.%6.%7.%8.%9."/>
      <w:lvlJc w:val="left"/>
      <w:pPr>
        <w:ind w:left="8165" w:hanging="1800"/>
      </w:pPr>
      <w:rPr>
        <w:rFonts w:hint="default"/>
      </w:rPr>
    </w:lvl>
  </w:abstractNum>
  <w:abstractNum w:abstractNumId="12" w15:restartNumberingAfterBreak="0">
    <w:nsid w:val="43B66618"/>
    <w:multiLevelType w:val="multilevel"/>
    <w:tmpl w:val="C8E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00C04"/>
    <w:multiLevelType w:val="multilevel"/>
    <w:tmpl w:val="2150831E"/>
    <w:lvl w:ilvl="0">
      <w:start w:val="1"/>
      <w:numFmt w:val="decimal"/>
      <w:lvlText w:val="%1."/>
      <w:lvlJc w:val="left"/>
      <w:pPr>
        <w:ind w:left="360" w:hanging="360"/>
      </w:pPr>
      <w:rPr>
        <w:rFonts w:hint="default"/>
      </w:rPr>
    </w:lvl>
    <w:lvl w:ilvl="1">
      <w:start w:val="1"/>
      <w:numFmt w:val="decimal"/>
      <w:lvlText w:val="%1.%2."/>
      <w:lvlJc w:val="left"/>
      <w:pPr>
        <w:ind w:left="2203"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14" w15:restartNumberingAfterBreak="0">
    <w:nsid w:val="4F8E364A"/>
    <w:multiLevelType w:val="hybridMultilevel"/>
    <w:tmpl w:val="F25AEC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3897F2C"/>
    <w:multiLevelType w:val="multilevel"/>
    <w:tmpl w:val="2150831E"/>
    <w:lvl w:ilvl="0">
      <w:start w:val="1"/>
      <w:numFmt w:val="decimal"/>
      <w:lvlText w:val="%1."/>
      <w:lvlJc w:val="left"/>
      <w:pPr>
        <w:ind w:left="360" w:hanging="360"/>
      </w:pPr>
      <w:rPr>
        <w:rFonts w:hint="default"/>
      </w:rPr>
    </w:lvl>
    <w:lvl w:ilvl="1">
      <w:start w:val="1"/>
      <w:numFmt w:val="decimal"/>
      <w:lvlText w:val="%1.%2."/>
      <w:lvlJc w:val="left"/>
      <w:pPr>
        <w:ind w:left="2203"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16" w15:restartNumberingAfterBreak="0">
    <w:nsid w:val="5AD2631D"/>
    <w:multiLevelType w:val="multilevel"/>
    <w:tmpl w:val="E2B03A10"/>
    <w:lvl w:ilvl="0">
      <w:start w:val="1"/>
      <w:numFmt w:val="decimal"/>
      <w:lvlText w:val="%1."/>
      <w:lvlJc w:val="left"/>
      <w:pPr>
        <w:ind w:left="1776" w:hanging="360"/>
      </w:pPr>
      <w:rPr>
        <w:rFonts w:hint="default"/>
      </w:rPr>
    </w:lvl>
    <w:lvl w:ilvl="1">
      <w:start w:val="1"/>
      <w:numFmt w:val="decimal"/>
      <w:isLgl/>
      <w:lvlText w:val="%1.%2"/>
      <w:lvlJc w:val="left"/>
      <w:pPr>
        <w:ind w:left="2203"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17" w15:restartNumberingAfterBreak="0">
    <w:nsid w:val="642B0649"/>
    <w:multiLevelType w:val="multilevel"/>
    <w:tmpl w:val="E2B03A10"/>
    <w:lvl w:ilvl="0">
      <w:start w:val="1"/>
      <w:numFmt w:val="decimal"/>
      <w:lvlText w:val="%1."/>
      <w:lvlJc w:val="left"/>
      <w:pPr>
        <w:ind w:left="1776" w:hanging="360"/>
      </w:pPr>
      <w:rPr>
        <w:rFonts w:hint="default"/>
      </w:rPr>
    </w:lvl>
    <w:lvl w:ilvl="1">
      <w:start w:val="1"/>
      <w:numFmt w:val="decimal"/>
      <w:isLgl/>
      <w:lvlText w:val="%1.%2"/>
      <w:lvlJc w:val="left"/>
      <w:pPr>
        <w:ind w:left="2203" w:hanging="36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num w:numId="1">
    <w:abstractNumId w:val="8"/>
  </w:num>
  <w:num w:numId="2">
    <w:abstractNumId w:val="11"/>
  </w:num>
  <w:num w:numId="3">
    <w:abstractNumId w:val="0"/>
  </w:num>
  <w:num w:numId="4">
    <w:abstractNumId w:val="4"/>
  </w:num>
  <w:num w:numId="5">
    <w:abstractNumId w:val="15"/>
  </w:num>
  <w:num w:numId="6">
    <w:abstractNumId w:val="13"/>
  </w:num>
  <w:num w:numId="7">
    <w:abstractNumId w:val="5"/>
  </w:num>
  <w:num w:numId="8">
    <w:abstractNumId w:val="12"/>
  </w:num>
  <w:num w:numId="9">
    <w:abstractNumId w:val="3"/>
  </w:num>
  <w:num w:numId="10">
    <w:abstractNumId w:val="10"/>
  </w:num>
  <w:num w:numId="11">
    <w:abstractNumId w:val="2"/>
  </w:num>
  <w:num w:numId="12">
    <w:abstractNumId w:val="14"/>
  </w:num>
  <w:num w:numId="13">
    <w:abstractNumId w:val="6"/>
  </w:num>
  <w:num w:numId="14">
    <w:abstractNumId w:val="1"/>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6"/>
  </w:num>
  <w:num w:numId="18">
    <w:abstractNumId w:val="17"/>
  </w:num>
  <w:num w:numId="19">
    <w:abstractNumId w:val="9"/>
  </w:num>
  <w:num w:numId="20">
    <w:abstractNumId w:val="7"/>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 Judicaël Oscar KAFANDO">
    <w15:presenceInfo w15:providerId="Windows Live" w15:userId="de657a9df294f9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814"/>
    <w:rsid w:val="00006B06"/>
    <w:rsid w:val="0001404D"/>
    <w:rsid w:val="00047FD9"/>
    <w:rsid w:val="000513AD"/>
    <w:rsid w:val="00057CBE"/>
    <w:rsid w:val="0006293E"/>
    <w:rsid w:val="00070914"/>
    <w:rsid w:val="00072DAD"/>
    <w:rsid w:val="0007589A"/>
    <w:rsid w:val="00082C4D"/>
    <w:rsid w:val="00085697"/>
    <w:rsid w:val="00086430"/>
    <w:rsid w:val="00086A78"/>
    <w:rsid w:val="00092643"/>
    <w:rsid w:val="00093057"/>
    <w:rsid w:val="00093751"/>
    <w:rsid w:val="000B55F5"/>
    <w:rsid w:val="000C061E"/>
    <w:rsid w:val="000C0ADD"/>
    <w:rsid w:val="000C6F3F"/>
    <w:rsid w:val="000C7E68"/>
    <w:rsid w:val="000D6F27"/>
    <w:rsid w:val="000D751A"/>
    <w:rsid w:val="000E0745"/>
    <w:rsid w:val="000E4CBC"/>
    <w:rsid w:val="000E5349"/>
    <w:rsid w:val="000E7FD0"/>
    <w:rsid w:val="000F1A69"/>
    <w:rsid w:val="000F7769"/>
    <w:rsid w:val="0010049D"/>
    <w:rsid w:val="00103ACA"/>
    <w:rsid w:val="00141177"/>
    <w:rsid w:val="00142216"/>
    <w:rsid w:val="001553A6"/>
    <w:rsid w:val="00167260"/>
    <w:rsid w:val="001853B8"/>
    <w:rsid w:val="0019060F"/>
    <w:rsid w:val="0019201A"/>
    <w:rsid w:val="001A4A82"/>
    <w:rsid w:val="001A6D89"/>
    <w:rsid w:val="001A73B5"/>
    <w:rsid w:val="001B1CB6"/>
    <w:rsid w:val="001B33AE"/>
    <w:rsid w:val="001C0909"/>
    <w:rsid w:val="001D36A5"/>
    <w:rsid w:val="001E609A"/>
    <w:rsid w:val="001F4E56"/>
    <w:rsid w:val="00206B82"/>
    <w:rsid w:val="002104BE"/>
    <w:rsid w:val="002225F9"/>
    <w:rsid w:val="00230994"/>
    <w:rsid w:val="00241A10"/>
    <w:rsid w:val="002518A6"/>
    <w:rsid w:val="00252B9B"/>
    <w:rsid w:val="00255B15"/>
    <w:rsid w:val="002855D1"/>
    <w:rsid w:val="002A1D41"/>
    <w:rsid w:val="002B3C52"/>
    <w:rsid w:val="002B6F24"/>
    <w:rsid w:val="002D6F35"/>
    <w:rsid w:val="002F6B7C"/>
    <w:rsid w:val="002F7103"/>
    <w:rsid w:val="0030149A"/>
    <w:rsid w:val="003125F1"/>
    <w:rsid w:val="003169F5"/>
    <w:rsid w:val="003274B6"/>
    <w:rsid w:val="00336A4E"/>
    <w:rsid w:val="00336E72"/>
    <w:rsid w:val="00347E30"/>
    <w:rsid w:val="00351BCD"/>
    <w:rsid w:val="003524B5"/>
    <w:rsid w:val="003559DA"/>
    <w:rsid w:val="00363419"/>
    <w:rsid w:val="003823D8"/>
    <w:rsid w:val="00392215"/>
    <w:rsid w:val="0039250C"/>
    <w:rsid w:val="00397143"/>
    <w:rsid w:val="003B0517"/>
    <w:rsid w:val="003B0FF1"/>
    <w:rsid w:val="003B4C96"/>
    <w:rsid w:val="003B6491"/>
    <w:rsid w:val="003C5FC3"/>
    <w:rsid w:val="003D361C"/>
    <w:rsid w:val="003D4B65"/>
    <w:rsid w:val="003D7FAB"/>
    <w:rsid w:val="00400647"/>
    <w:rsid w:val="00400E8F"/>
    <w:rsid w:val="00420810"/>
    <w:rsid w:val="0043617E"/>
    <w:rsid w:val="00443526"/>
    <w:rsid w:val="00471464"/>
    <w:rsid w:val="00481FEA"/>
    <w:rsid w:val="0048402B"/>
    <w:rsid w:val="004876D3"/>
    <w:rsid w:val="0049701B"/>
    <w:rsid w:val="00497A5F"/>
    <w:rsid w:val="004A4172"/>
    <w:rsid w:val="004B27AC"/>
    <w:rsid w:val="004B2AA0"/>
    <w:rsid w:val="004B5814"/>
    <w:rsid w:val="004B6A19"/>
    <w:rsid w:val="004C6192"/>
    <w:rsid w:val="004D666B"/>
    <w:rsid w:val="004F3136"/>
    <w:rsid w:val="004F3D7C"/>
    <w:rsid w:val="004F61A0"/>
    <w:rsid w:val="004F66AD"/>
    <w:rsid w:val="005017D0"/>
    <w:rsid w:val="00502D50"/>
    <w:rsid w:val="00504527"/>
    <w:rsid w:val="005054BB"/>
    <w:rsid w:val="00522C7E"/>
    <w:rsid w:val="00523FC0"/>
    <w:rsid w:val="005323A5"/>
    <w:rsid w:val="00533085"/>
    <w:rsid w:val="00542A5F"/>
    <w:rsid w:val="00544D61"/>
    <w:rsid w:val="005475A6"/>
    <w:rsid w:val="005476D5"/>
    <w:rsid w:val="00555332"/>
    <w:rsid w:val="005779E1"/>
    <w:rsid w:val="0058048E"/>
    <w:rsid w:val="00581095"/>
    <w:rsid w:val="005A379A"/>
    <w:rsid w:val="005C0AB3"/>
    <w:rsid w:val="005D353A"/>
    <w:rsid w:val="005D7F60"/>
    <w:rsid w:val="005F1FD6"/>
    <w:rsid w:val="00601064"/>
    <w:rsid w:val="006059CC"/>
    <w:rsid w:val="00615CE1"/>
    <w:rsid w:val="00616712"/>
    <w:rsid w:val="00632F9A"/>
    <w:rsid w:val="0063490F"/>
    <w:rsid w:val="006357B1"/>
    <w:rsid w:val="00644342"/>
    <w:rsid w:val="00651051"/>
    <w:rsid w:val="00655989"/>
    <w:rsid w:val="00656558"/>
    <w:rsid w:val="00657DF4"/>
    <w:rsid w:val="0066146A"/>
    <w:rsid w:val="0066325A"/>
    <w:rsid w:val="00673741"/>
    <w:rsid w:val="00675E4E"/>
    <w:rsid w:val="00684207"/>
    <w:rsid w:val="006A0573"/>
    <w:rsid w:val="006B1E90"/>
    <w:rsid w:val="006B6EC1"/>
    <w:rsid w:val="006C0105"/>
    <w:rsid w:val="006D783D"/>
    <w:rsid w:val="006F09FA"/>
    <w:rsid w:val="006F2929"/>
    <w:rsid w:val="00701C37"/>
    <w:rsid w:val="00714418"/>
    <w:rsid w:val="007218E2"/>
    <w:rsid w:val="00721CAC"/>
    <w:rsid w:val="0072363B"/>
    <w:rsid w:val="007377C2"/>
    <w:rsid w:val="00744879"/>
    <w:rsid w:val="0074518D"/>
    <w:rsid w:val="00745F28"/>
    <w:rsid w:val="007532EF"/>
    <w:rsid w:val="00760776"/>
    <w:rsid w:val="0076101E"/>
    <w:rsid w:val="00763DAA"/>
    <w:rsid w:val="00773129"/>
    <w:rsid w:val="00781206"/>
    <w:rsid w:val="007923EA"/>
    <w:rsid w:val="00795F4F"/>
    <w:rsid w:val="00796BD8"/>
    <w:rsid w:val="007A64FB"/>
    <w:rsid w:val="007B544B"/>
    <w:rsid w:val="007C79D0"/>
    <w:rsid w:val="007D1E67"/>
    <w:rsid w:val="007E3522"/>
    <w:rsid w:val="007E49A9"/>
    <w:rsid w:val="007F7E18"/>
    <w:rsid w:val="008158EA"/>
    <w:rsid w:val="008174E7"/>
    <w:rsid w:val="008229BB"/>
    <w:rsid w:val="00823C28"/>
    <w:rsid w:val="008256B1"/>
    <w:rsid w:val="00835CF0"/>
    <w:rsid w:val="0085143C"/>
    <w:rsid w:val="00853CF1"/>
    <w:rsid w:val="00863660"/>
    <w:rsid w:val="00874F47"/>
    <w:rsid w:val="00875814"/>
    <w:rsid w:val="00883352"/>
    <w:rsid w:val="00890AC4"/>
    <w:rsid w:val="008A6199"/>
    <w:rsid w:val="008C0DC7"/>
    <w:rsid w:val="008E12EA"/>
    <w:rsid w:val="008E3E50"/>
    <w:rsid w:val="008E7BCA"/>
    <w:rsid w:val="008F34F8"/>
    <w:rsid w:val="0090713F"/>
    <w:rsid w:val="0091180D"/>
    <w:rsid w:val="00927E4E"/>
    <w:rsid w:val="00933809"/>
    <w:rsid w:val="00937009"/>
    <w:rsid w:val="00953028"/>
    <w:rsid w:val="009572AE"/>
    <w:rsid w:val="009902F8"/>
    <w:rsid w:val="009B338B"/>
    <w:rsid w:val="009B5596"/>
    <w:rsid w:val="009E7760"/>
    <w:rsid w:val="009F2164"/>
    <w:rsid w:val="00A00D83"/>
    <w:rsid w:val="00A03062"/>
    <w:rsid w:val="00A04EE6"/>
    <w:rsid w:val="00A0528E"/>
    <w:rsid w:val="00A066C5"/>
    <w:rsid w:val="00A06781"/>
    <w:rsid w:val="00A15C47"/>
    <w:rsid w:val="00A215BD"/>
    <w:rsid w:val="00A23EF2"/>
    <w:rsid w:val="00A25332"/>
    <w:rsid w:val="00A258A0"/>
    <w:rsid w:val="00A27A8B"/>
    <w:rsid w:val="00A32665"/>
    <w:rsid w:val="00A405E3"/>
    <w:rsid w:val="00A41A62"/>
    <w:rsid w:val="00A4432F"/>
    <w:rsid w:val="00A53463"/>
    <w:rsid w:val="00A54F15"/>
    <w:rsid w:val="00A7143F"/>
    <w:rsid w:val="00A774DE"/>
    <w:rsid w:val="00A97124"/>
    <w:rsid w:val="00AA1612"/>
    <w:rsid w:val="00AA61EC"/>
    <w:rsid w:val="00AB110B"/>
    <w:rsid w:val="00AB43C8"/>
    <w:rsid w:val="00AB63C2"/>
    <w:rsid w:val="00AD2E1C"/>
    <w:rsid w:val="00AE4F3B"/>
    <w:rsid w:val="00AF3E94"/>
    <w:rsid w:val="00AF5F52"/>
    <w:rsid w:val="00B00F6A"/>
    <w:rsid w:val="00B0447C"/>
    <w:rsid w:val="00B22711"/>
    <w:rsid w:val="00B608AE"/>
    <w:rsid w:val="00B62547"/>
    <w:rsid w:val="00B62E43"/>
    <w:rsid w:val="00B70071"/>
    <w:rsid w:val="00B87513"/>
    <w:rsid w:val="00B90185"/>
    <w:rsid w:val="00B9062C"/>
    <w:rsid w:val="00BA003A"/>
    <w:rsid w:val="00BB62A5"/>
    <w:rsid w:val="00BC612B"/>
    <w:rsid w:val="00BC6821"/>
    <w:rsid w:val="00BD2FF8"/>
    <w:rsid w:val="00BF446E"/>
    <w:rsid w:val="00C031A5"/>
    <w:rsid w:val="00C03E77"/>
    <w:rsid w:val="00C109DB"/>
    <w:rsid w:val="00C1432D"/>
    <w:rsid w:val="00C15D6B"/>
    <w:rsid w:val="00C168BC"/>
    <w:rsid w:val="00C262DA"/>
    <w:rsid w:val="00C271B0"/>
    <w:rsid w:val="00C351EB"/>
    <w:rsid w:val="00C401BC"/>
    <w:rsid w:val="00C519C8"/>
    <w:rsid w:val="00C51A41"/>
    <w:rsid w:val="00C53BE8"/>
    <w:rsid w:val="00C53F6F"/>
    <w:rsid w:val="00C548B3"/>
    <w:rsid w:val="00C57C0D"/>
    <w:rsid w:val="00C61767"/>
    <w:rsid w:val="00C65C97"/>
    <w:rsid w:val="00C83B23"/>
    <w:rsid w:val="00C94AAA"/>
    <w:rsid w:val="00C97F64"/>
    <w:rsid w:val="00CA6B02"/>
    <w:rsid w:val="00CB0304"/>
    <w:rsid w:val="00CB0E77"/>
    <w:rsid w:val="00CC1F2D"/>
    <w:rsid w:val="00CC362C"/>
    <w:rsid w:val="00CD3999"/>
    <w:rsid w:val="00CF3B6B"/>
    <w:rsid w:val="00CF5BA6"/>
    <w:rsid w:val="00D03259"/>
    <w:rsid w:val="00D06397"/>
    <w:rsid w:val="00D10E68"/>
    <w:rsid w:val="00D16A32"/>
    <w:rsid w:val="00D16EE4"/>
    <w:rsid w:val="00D20FE3"/>
    <w:rsid w:val="00D27618"/>
    <w:rsid w:val="00D339AA"/>
    <w:rsid w:val="00D54609"/>
    <w:rsid w:val="00D61592"/>
    <w:rsid w:val="00D73B15"/>
    <w:rsid w:val="00D86C1A"/>
    <w:rsid w:val="00D87EE8"/>
    <w:rsid w:val="00D90A4D"/>
    <w:rsid w:val="00DA0AE8"/>
    <w:rsid w:val="00DB0D00"/>
    <w:rsid w:val="00DB1318"/>
    <w:rsid w:val="00DC2567"/>
    <w:rsid w:val="00DD38FD"/>
    <w:rsid w:val="00DD7D77"/>
    <w:rsid w:val="00DE15FB"/>
    <w:rsid w:val="00DE552C"/>
    <w:rsid w:val="00DE618E"/>
    <w:rsid w:val="00DF05B2"/>
    <w:rsid w:val="00DF5DA7"/>
    <w:rsid w:val="00E005C3"/>
    <w:rsid w:val="00E03AEA"/>
    <w:rsid w:val="00E046CA"/>
    <w:rsid w:val="00E25E59"/>
    <w:rsid w:val="00E323C6"/>
    <w:rsid w:val="00E34BFF"/>
    <w:rsid w:val="00E368B8"/>
    <w:rsid w:val="00E406B1"/>
    <w:rsid w:val="00E45D30"/>
    <w:rsid w:val="00E65146"/>
    <w:rsid w:val="00E65E62"/>
    <w:rsid w:val="00E76038"/>
    <w:rsid w:val="00EB0C64"/>
    <w:rsid w:val="00EB1886"/>
    <w:rsid w:val="00EB3B1B"/>
    <w:rsid w:val="00EB4A5B"/>
    <w:rsid w:val="00ED3502"/>
    <w:rsid w:val="00ED79CB"/>
    <w:rsid w:val="00EE61CF"/>
    <w:rsid w:val="00EF21AB"/>
    <w:rsid w:val="00F02DDE"/>
    <w:rsid w:val="00F06A8A"/>
    <w:rsid w:val="00F228AF"/>
    <w:rsid w:val="00F44779"/>
    <w:rsid w:val="00F4686E"/>
    <w:rsid w:val="00F55361"/>
    <w:rsid w:val="00F60226"/>
    <w:rsid w:val="00F65BB0"/>
    <w:rsid w:val="00F72224"/>
    <w:rsid w:val="00F80176"/>
    <w:rsid w:val="00F8568F"/>
    <w:rsid w:val="00F95B26"/>
    <w:rsid w:val="00FA1314"/>
    <w:rsid w:val="00FA7F39"/>
    <w:rsid w:val="00FB15D6"/>
    <w:rsid w:val="00FB3136"/>
    <w:rsid w:val="00FC02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28A81B"/>
  <w15:chartTrackingRefBased/>
  <w15:docId w15:val="{8598B6C8-E15A-42BF-99A2-BEA31674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30"/>
    <w:rPr>
      <w:rFonts w:ascii="Times New Roman" w:hAnsi="Times New Roman"/>
      <w:sz w:val="24"/>
    </w:rPr>
  </w:style>
  <w:style w:type="paragraph" w:styleId="Titre1">
    <w:name w:val="heading 1"/>
    <w:aliases w:val="GRAND 1"/>
    <w:basedOn w:val="Normal"/>
    <w:next w:val="Normal"/>
    <w:link w:val="Titre1Car"/>
    <w:uiPriority w:val="9"/>
    <w:qFormat/>
    <w:rsid w:val="003D7FAB"/>
    <w:pPr>
      <w:keepNext/>
      <w:keepLines/>
      <w:spacing w:before="240" w:after="0" w:line="240" w:lineRule="auto"/>
      <w:jc w:val="center"/>
      <w:outlineLvl w:val="0"/>
    </w:pPr>
    <w:rPr>
      <w:rFonts w:eastAsiaTheme="majorEastAsia" w:cstheme="majorBidi"/>
      <w:b/>
      <w:color w:val="1F4E79" w:themeColor="accent1" w:themeShade="80"/>
      <w:sz w:val="36"/>
      <w:szCs w:val="32"/>
      <w:u w:val="single"/>
    </w:rPr>
  </w:style>
  <w:style w:type="paragraph" w:styleId="Titre2">
    <w:name w:val="heading 2"/>
    <w:aliases w:val="Petit"/>
    <w:basedOn w:val="Normal"/>
    <w:next w:val="Normal"/>
    <w:link w:val="Titre2Car"/>
    <w:uiPriority w:val="9"/>
    <w:unhideWhenUsed/>
    <w:qFormat/>
    <w:rsid w:val="00853CF1"/>
    <w:pPr>
      <w:keepNext/>
      <w:keepLines/>
      <w:spacing w:before="40" w:after="0"/>
      <w:jc w:val="left"/>
      <w:outlineLvl w:val="1"/>
    </w:pPr>
    <w:rPr>
      <w:rFonts w:eastAsiaTheme="majorEastAsia" w:cstheme="majorBidi"/>
      <w:b/>
      <w:color w:val="2E74B5" w:themeColor="accent1" w:themeShade="BF"/>
      <w:sz w:val="32"/>
      <w:szCs w:val="26"/>
    </w:rPr>
  </w:style>
  <w:style w:type="paragraph" w:styleId="Titre3">
    <w:name w:val="heading 3"/>
    <w:basedOn w:val="Normal"/>
    <w:next w:val="Normal"/>
    <w:link w:val="Titre3Car"/>
    <w:uiPriority w:val="9"/>
    <w:unhideWhenUsed/>
    <w:qFormat/>
    <w:rsid w:val="00AF5F52"/>
    <w:pPr>
      <w:keepNext/>
      <w:keepLines/>
      <w:spacing w:before="40" w:after="0"/>
      <w:jc w:val="left"/>
      <w:outlineLvl w:val="2"/>
    </w:pPr>
    <w:rPr>
      <w:rFonts w:eastAsiaTheme="majorEastAsia" w:cstheme="majorBidi"/>
      <w:b/>
      <w:color w:val="00B0F0"/>
      <w:sz w:val="26"/>
      <w:szCs w:val="24"/>
    </w:rPr>
  </w:style>
  <w:style w:type="paragraph" w:styleId="Titre4">
    <w:name w:val="heading 4"/>
    <w:basedOn w:val="Normal"/>
    <w:next w:val="Normal"/>
    <w:link w:val="Titre4Car"/>
    <w:uiPriority w:val="9"/>
    <w:unhideWhenUsed/>
    <w:qFormat/>
    <w:rsid w:val="00D90A4D"/>
    <w:pPr>
      <w:keepNext/>
      <w:spacing w:after="0"/>
      <w:jc w:val="left"/>
      <w:outlineLvl w:val="3"/>
    </w:pPr>
    <w:rPr>
      <w:rFonts w:eastAsia="Times New Roman" w:cs="Times New Roman"/>
      <w:b/>
      <w:bCs/>
      <w:color w:val="5B9BD5" w:themeColor="accent1"/>
      <w:szCs w:val="24"/>
      <w:lang w:eastAsia="fr-FR"/>
    </w:rPr>
  </w:style>
  <w:style w:type="paragraph" w:styleId="Titre5">
    <w:name w:val="heading 5"/>
    <w:basedOn w:val="Normal"/>
    <w:next w:val="Normal"/>
    <w:link w:val="Titre5Car"/>
    <w:uiPriority w:val="9"/>
    <w:unhideWhenUsed/>
    <w:qFormat/>
    <w:rsid w:val="00657DF4"/>
    <w:pPr>
      <w:keepNext/>
      <w:spacing w:after="0" w:line="240" w:lineRule="auto"/>
      <w:jc w:val="center"/>
      <w:outlineLvl w:val="4"/>
    </w:pPr>
    <w:rPr>
      <w:rFonts w:eastAsia="Times New Roman" w:cs="Times New Roman"/>
      <w:b/>
      <w:bCs/>
      <w:szCs w:val="24"/>
      <w:lang w:eastAsia="fr-FR"/>
    </w:rPr>
  </w:style>
  <w:style w:type="paragraph" w:styleId="Titre6">
    <w:name w:val="heading 6"/>
    <w:basedOn w:val="Normal"/>
    <w:next w:val="Normal"/>
    <w:link w:val="Titre6Car"/>
    <w:uiPriority w:val="9"/>
    <w:semiHidden/>
    <w:unhideWhenUsed/>
    <w:qFormat/>
    <w:rsid w:val="00A25332"/>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unhideWhenUsed/>
    <w:qFormat/>
    <w:rsid w:val="002855D1"/>
    <w:pPr>
      <w:keepNext/>
      <w:outlineLvl w:val="6"/>
    </w:pPr>
    <w:rPr>
      <w:b/>
      <w:bCs/>
    </w:rPr>
  </w:style>
  <w:style w:type="paragraph" w:styleId="Titre8">
    <w:name w:val="heading 8"/>
    <w:basedOn w:val="Normal"/>
    <w:next w:val="Normal"/>
    <w:link w:val="Titre8Car"/>
    <w:uiPriority w:val="9"/>
    <w:unhideWhenUsed/>
    <w:qFormat/>
    <w:rsid w:val="0001404D"/>
    <w:pPr>
      <w:keepNext/>
      <w:outlineLvl w:val="7"/>
    </w:pPr>
    <w:rPr>
      <w:i/>
      <w:iCs/>
      <w:color w:val="808080" w:themeColor="background1" w:themeShade="80"/>
    </w:rPr>
  </w:style>
  <w:style w:type="paragraph" w:styleId="Titre9">
    <w:name w:val="heading 9"/>
    <w:basedOn w:val="Normal"/>
    <w:next w:val="Normal"/>
    <w:link w:val="Titre9Car"/>
    <w:uiPriority w:val="9"/>
    <w:unhideWhenUsed/>
    <w:qFormat/>
    <w:rsid w:val="00B62547"/>
    <w:pPr>
      <w:keepNext/>
      <w:outlineLvl w:val="8"/>
    </w:pPr>
    <w:rPr>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Numrostitres">
    <w:name w:val="Numéros titres"/>
    <w:uiPriority w:val="99"/>
    <w:rsid w:val="00EB4A5B"/>
    <w:pPr>
      <w:numPr>
        <w:numId w:val="1"/>
      </w:numPr>
    </w:pPr>
  </w:style>
  <w:style w:type="paragraph" w:styleId="Titre">
    <w:name w:val="Title"/>
    <w:aliases w:val="Them titles"/>
    <w:basedOn w:val="Titre6"/>
    <w:next w:val="Normal"/>
    <w:link w:val="TitreCar"/>
    <w:uiPriority w:val="10"/>
    <w:qFormat/>
    <w:rsid w:val="00A25332"/>
    <w:pPr>
      <w:spacing w:line="240" w:lineRule="auto"/>
      <w:contextualSpacing/>
      <w:jc w:val="center"/>
    </w:pPr>
    <w:rPr>
      <w:rFonts w:ascii="Times New Roman" w:hAnsi="Times New Roman"/>
      <w:b/>
      <w:color w:val="1F4E79" w:themeColor="accent1" w:themeShade="80"/>
      <w:spacing w:val="-10"/>
      <w:kern w:val="28"/>
      <w:sz w:val="32"/>
      <w:szCs w:val="56"/>
      <w:u w:val="single"/>
    </w:rPr>
  </w:style>
  <w:style w:type="character" w:customStyle="1" w:styleId="TitreCar">
    <w:name w:val="Titre Car"/>
    <w:aliases w:val="Them titles Car"/>
    <w:basedOn w:val="Policepardfaut"/>
    <w:link w:val="Titre"/>
    <w:uiPriority w:val="10"/>
    <w:rsid w:val="00A25332"/>
    <w:rPr>
      <w:rFonts w:ascii="Times New Roman" w:eastAsiaTheme="majorEastAsia" w:hAnsi="Times New Roman" w:cstheme="majorBidi"/>
      <w:b/>
      <w:color w:val="1F4E79" w:themeColor="accent1" w:themeShade="80"/>
      <w:spacing w:val="-10"/>
      <w:kern w:val="28"/>
      <w:sz w:val="32"/>
      <w:szCs w:val="56"/>
      <w:u w:val="single"/>
    </w:rPr>
  </w:style>
  <w:style w:type="character" w:customStyle="1" w:styleId="Titre1Car">
    <w:name w:val="Titre 1 Car"/>
    <w:aliases w:val="GRAND 1 Car"/>
    <w:basedOn w:val="Policepardfaut"/>
    <w:link w:val="Titre1"/>
    <w:uiPriority w:val="9"/>
    <w:rsid w:val="003D7FAB"/>
    <w:rPr>
      <w:rFonts w:ascii="Times New Roman" w:eastAsiaTheme="majorEastAsia" w:hAnsi="Times New Roman" w:cstheme="majorBidi"/>
      <w:b/>
      <w:color w:val="1F4E79" w:themeColor="accent1" w:themeShade="80"/>
      <w:sz w:val="36"/>
      <w:szCs w:val="32"/>
      <w:u w:val="single"/>
    </w:rPr>
  </w:style>
  <w:style w:type="character" w:customStyle="1" w:styleId="Titre2Car">
    <w:name w:val="Titre 2 Car"/>
    <w:aliases w:val="Petit Car"/>
    <w:basedOn w:val="Policepardfaut"/>
    <w:link w:val="Titre2"/>
    <w:uiPriority w:val="9"/>
    <w:rsid w:val="00255B15"/>
    <w:rPr>
      <w:rFonts w:ascii="Times New Roman" w:eastAsiaTheme="majorEastAsia" w:hAnsi="Times New Roman" w:cstheme="majorBidi"/>
      <w:b/>
      <w:color w:val="2E74B5" w:themeColor="accent1" w:themeShade="BF"/>
      <w:sz w:val="32"/>
      <w:szCs w:val="26"/>
    </w:rPr>
  </w:style>
  <w:style w:type="paragraph" w:styleId="Sous-titre">
    <w:name w:val="Subtitle"/>
    <w:basedOn w:val="Normal"/>
    <w:next w:val="Normal"/>
    <w:link w:val="Sous-titreCar"/>
    <w:uiPriority w:val="11"/>
    <w:qFormat/>
    <w:rsid w:val="00252B9B"/>
    <w:pPr>
      <w:numPr>
        <w:ilvl w:val="1"/>
      </w:numPr>
    </w:pPr>
    <w:rPr>
      <w:rFonts w:asciiTheme="minorHAnsi" w:eastAsiaTheme="minorEastAsia" w:hAnsiTheme="minorHAnsi"/>
      <w:color w:val="5A5A5A" w:themeColor="text1" w:themeTint="A5"/>
      <w:spacing w:val="15"/>
      <w:sz w:val="22"/>
    </w:rPr>
  </w:style>
  <w:style w:type="character" w:customStyle="1" w:styleId="Sous-titreCar">
    <w:name w:val="Sous-titre Car"/>
    <w:basedOn w:val="Policepardfaut"/>
    <w:link w:val="Sous-titre"/>
    <w:uiPriority w:val="11"/>
    <w:rsid w:val="00252B9B"/>
    <w:rPr>
      <w:rFonts w:eastAsiaTheme="minorEastAsia"/>
      <w:color w:val="5A5A5A" w:themeColor="text1" w:themeTint="A5"/>
      <w:spacing w:val="15"/>
    </w:rPr>
  </w:style>
  <w:style w:type="character" w:customStyle="1" w:styleId="Titre3Car">
    <w:name w:val="Titre 3 Car"/>
    <w:basedOn w:val="Policepardfaut"/>
    <w:link w:val="Titre3"/>
    <w:uiPriority w:val="9"/>
    <w:rsid w:val="00255B15"/>
    <w:rPr>
      <w:rFonts w:ascii="Times New Roman" w:eastAsiaTheme="majorEastAsia" w:hAnsi="Times New Roman" w:cstheme="majorBidi"/>
      <w:b/>
      <w:color w:val="00B0F0"/>
      <w:sz w:val="26"/>
      <w:szCs w:val="24"/>
    </w:rPr>
  </w:style>
  <w:style w:type="character" w:styleId="Marquedecommentaire">
    <w:name w:val="annotation reference"/>
    <w:basedOn w:val="Policepardfaut"/>
    <w:uiPriority w:val="99"/>
    <w:semiHidden/>
    <w:unhideWhenUsed/>
    <w:rsid w:val="009B5596"/>
    <w:rPr>
      <w:sz w:val="16"/>
      <w:szCs w:val="16"/>
    </w:rPr>
  </w:style>
  <w:style w:type="paragraph" w:styleId="Commentaire">
    <w:name w:val="annotation text"/>
    <w:basedOn w:val="Normal"/>
    <w:link w:val="CommentaireCar"/>
    <w:uiPriority w:val="99"/>
    <w:semiHidden/>
    <w:unhideWhenUsed/>
    <w:rsid w:val="009B5596"/>
    <w:pPr>
      <w:spacing w:line="240" w:lineRule="auto"/>
    </w:pPr>
    <w:rPr>
      <w:sz w:val="20"/>
      <w:szCs w:val="20"/>
    </w:rPr>
  </w:style>
  <w:style w:type="character" w:customStyle="1" w:styleId="CommentaireCar">
    <w:name w:val="Commentaire Car"/>
    <w:basedOn w:val="Policepardfaut"/>
    <w:link w:val="Commentaire"/>
    <w:uiPriority w:val="99"/>
    <w:semiHidden/>
    <w:rsid w:val="009B5596"/>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9B5596"/>
    <w:rPr>
      <w:b/>
      <w:bCs/>
    </w:rPr>
  </w:style>
  <w:style w:type="character" w:customStyle="1" w:styleId="ObjetducommentaireCar">
    <w:name w:val="Objet du commentaire Car"/>
    <w:basedOn w:val="CommentaireCar"/>
    <w:link w:val="Objetducommentaire"/>
    <w:uiPriority w:val="99"/>
    <w:semiHidden/>
    <w:rsid w:val="009B5596"/>
    <w:rPr>
      <w:rFonts w:ascii="Times New Roman" w:hAnsi="Times New Roman"/>
      <w:b/>
      <w:bCs/>
      <w:sz w:val="20"/>
      <w:szCs w:val="20"/>
    </w:rPr>
  </w:style>
  <w:style w:type="paragraph" w:styleId="Notedebasdepage">
    <w:name w:val="footnote text"/>
    <w:basedOn w:val="Normal"/>
    <w:link w:val="NotedebasdepageCar"/>
    <w:uiPriority w:val="99"/>
    <w:semiHidden/>
    <w:unhideWhenUsed/>
    <w:rsid w:val="009B559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9B5596"/>
    <w:rPr>
      <w:rFonts w:ascii="Times New Roman" w:hAnsi="Times New Roman"/>
      <w:sz w:val="20"/>
      <w:szCs w:val="20"/>
    </w:rPr>
  </w:style>
  <w:style w:type="character" w:styleId="Appelnotedebasdep">
    <w:name w:val="footnote reference"/>
    <w:basedOn w:val="Policepardfaut"/>
    <w:uiPriority w:val="99"/>
    <w:semiHidden/>
    <w:unhideWhenUsed/>
    <w:rsid w:val="009B5596"/>
    <w:rPr>
      <w:vertAlign w:val="superscript"/>
    </w:rPr>
  </w:style>
  <w:style w:type="paragraph" w:styleId="En-tte">
    <w:name w:val="header"/>
    <w:basedOn w:val="Normal"/>
    <w:link w:val="En-tteCar"/>
    <w:uiPriority w:val="99"/>
    <w:unhideWhenUsed/>
    <w:rsid w:val="005D353A"/>
    <w:pPr>
      <w:tabs>
        <w:tab w:val="center" w:pos="4536"/>
        <w:tab w:val="right" w:pos="9072"/>
      </w:tabs>
      <w:spacing w:after="0" w:line="240" w:lineRule="auto"/>
    </w:pPr>
  </w:style>
  <w:style w:type="character" w:customStyle="1" w:styleId="En-tteCar">
    <w:name w:val="En-tête Car"/>
    <w:basedOn w:val="Policepardfaut"/>
    <w:link w:val="En-tte"/>
    <w:uiPriority w:val="99"/>
    <w:rsid w:val="005D353A"/>
    <w:rPr>
      <w:rFonts w:ascii="Times New Roman" w:hAnsi="Times New Roman"/>
      <w:sz w:val="24"/>
    </w:rPr>
  </w:style>
  <w:style w:type="paragraph" w:styleId="Pieddepage">
    <w:name w:val="footer"/>
    <w:basedOn w:val="Normal"/>
    <w:link w:val="PieddepageCar"/>
    <w:uiPriority w:val="99"/>
    <w:unhideWhenUsed/>
    <w:rsid w:val="005D353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D353A"/>
    <w:rPr>
      <w:rFonts w:ascii="Times New Roman" w:hAnsi="Times New Roman"/>
      <w:sz w:val="24"/>
    </w:rPr>
  </w:style>
  <w:style w:type="character" w:styleId="Lienhypertexte">
    <w:name w:val="Hyperlink"/>
    <w:basedOn w:val="Policepardfaut"/>
    <w:uiPriority w:val="99"/>
    <w:unhideWhenUsed/>
    <w:rsid w:val="00A03062"/>
    <w:rPr>
      <w:color w:val="0563C1" w:themeColor="hyperlink"/>
      <w:u w:val="single"/>
    </w:rPr>
  </w:style>
  <w:style w:type="character" w:styleId="Mentionnonrsolue">
    <w:name w:val="Unresolved Mention"/>
    <w:basedOn w:val="Policepardfaut"/>
    <w:uiPriority w:val="99"/>
    <w:semiHidden/>
    <w:unhideWhenUsed/>
    <w:rsid w:val="00A03062"/>
    <w:rPr>
      <w:color w:val="605E5C"/>
      <w:shd w:val="clear" w:color="auto" w:fill="E1DFDD"/>
    </w:rPr>
  </w:style>
  <w:style w:type="character" w:styleId="Lienhypertextesuivivisit">
    <w:name w:val="FollowedHyperlink"/>
    <w:basedOn w:val="Policepardfaut"/>
    <w:uiPriority w:val="99"/>
    <w:semiHidden/>
    <w:unhideWhenUsed/>
    <w:rsid w:val="00A03062"/>
    <w:rPr>
      <w:color w:val="954F72" w:themeColor="followedHyperlink"/>
      <w:u w:val="single"/>
    </w:rPr>
  </w:style>
  <w:style w:type="paragraph" w:styleId="Lgende">
    <w:name w:val="caption"/>
    <w:basedOn w:val="Normal"/>
    <w:next w:val="Normal"/>
    <w:uiPriority w:val="35"/>
    <w:unhideWhenUsed/>
    <w:qFormat/>
    <w:rsid w:val="0048402B"/>
    <w:pPr>
      <w:spacing w:after="200" w:line="240" w:lineRule="auto"/>
    </w:pPr>
    <w:rPr>
      <w:i/>
      <w:iCs/>
      <w:color w:val="44546A" w:themeColor="text2"/>
      <w:sz w:val="18"/>
      <w:szCs w:val="18"/>
    </w:rPr>
  </w:style>
  <w:style w:type="paragraph" w:styleId="TM1">
    <w:name w:val="toc 1"/>
    <w:basedOn w:val="Normal"/>
    <w:next w:val="Normal"/>
    <w:autoRedefine/>
    <w:uiPriority w:val="39"/>
    <w:unhideWhenUsed/>
    <w:rsid w:val="00BD2FF8"/>
    <w:pPr>
      <w:spacing w:after="100"/>
    </w:pPr>
  </w:style>
  <w:style w:type="paragraph" w:styleId="TM2">
    <w:name w:val="toc 2"/>
    <w:basedOn w:val="Normal"/>
    <w:next w:val="Normal"/>
    <w:autoRedefine/>
    <w:uiPriority w:val="39"/>
    <w:unhideWhenUsed/>
    <w:rsid w:val="00BD2FF8"/>
    <w:pPr>
      <w:spacing w:after="100"/>
      <w:ind w:left="240"/>
    </w:pPr>
  </w:style>
  <w:style w:type="paragraph" w:styleId="TM3">
    <w:name w:val="toc 3"/>
    <w:basedOn w:val="Normal"/>
    <w:next w:val="Normal"/>
    <w:autoRedefine/>
    <w:uiPriority w:val="39"/>
    <w:unhideWhenUsed/>
    <w:rsid w:val="00BD2FF8"/>
    <w:pPr>
      <w:spacing w:after="100"/>
      <w:ind w:left="480"/>
    </w:pPr>
  </w:style>
  <w:style w:type="paragraph" w:styleId="NormalWeb">
    <w:name w:val="Normal (Web)"/>
    <w:basedOn w:val="Normal"/>
    <w:uiPriority w:val="99"/>
    <w:unhideWhenUsed/>
    <w:rsid w:val="00F72224"/>
    <w:pPr>
      <w:spacing w:before="100" w:beforeAutospacing="1" w:after="100" w:afterAutospacing="1" w:line="240" w:lineRule="auto"/>
      <w:jc w:val="left"/>
    </w:pPr>
    <w:rPr>
      <w:rFonts w:eastAsia="Times New Roman" w:cs="Times New Roman"/>
      <w:szCs w:val="24"/>
      <w:lang w:eastAsia="fr-FR"/>
    </w:rPr>
  </w:style>
  <w:style w:type="character" w:styleId="lev">
    <w:name w:val="Strong"/>
    <w:basedOn w:val="Policepardfaut"/>
    <w:uiPriority w:val="22"/>
    <w:qFormat/>
    <w:rsid w:val="00F72224"/>
    <w:rPr>
      <w:b/>
      <w:bCs/>
    </w:rPr>
  </w:style>
  <w:style w:type="character" w:customStyle="1" w:styleId="Titre4Car">
    <w:name w:val="Titre 4 Car"/>
    <w:basedOn w:val="Policepardfaut"/>
    <w:link w:val="Titre4"/>
    <w:uiPriority w:val="9"/>
    <w:rsid w:val="00D90A4D"/>
    <w:rPr>
      <w:rFonts w:ascii="Times New Roman" w:eastAsia="Times New Roman" w:hAnsi="Times New Roman" w:cs="Times New Roman"/>
      <w:b/>
      <w:bCs/>
      <w:color w:val="5B9BD5" w:themeColor="accent1"/>
      <w:sz w:val="24"/>
      <w:szCs w:val="24"/>
      <w:lang w:eastAsia="fr-FR"/>
    </w:rPr>
  </w:style>
  <w:style w:type="character" w:customStyle="1" w:styleId="Titre5Car">
    <w:name w:val="Titre 5 Car"/>
    <w:basedOn w:val="Policepardfaut"/>
    <w:link w:val="Titre5"/>
    <w:uiPriority w:val="9"/>
    <w:rsid w:val="00657DF4"/>
    <w:rPr>
      <w:rFonts w:ascii="Times New Roman" w:eastAsia="Times New Roman" w:hAnsi="Times New Roman" w:cs="Times New Roman"/>
      <w:b/>
      <w:bCs/>
      <w:sz w:val="24"/>
      <w:szCs w:val="24"/>
      <w:lang w:eastAsia="fr-FR"/>
    </w:rPr>
  </w:style>
  <w:style w:type="paragraph" w:styleId="Paragraphedeliste">
    <w:name w:val="List Paragraph"/>
    <w:basedOn w:val="Normal"/>
    <w:uiPriority w:val="34"/>
    <w:qFormat/>
    <w:rsid w:val="00657DF4"/>
    <w:pPr>
      <w:ind w:left="720"/>
      <w:contextualSpacing/>
    </w:pPr>
  </w:style>
  <w:style w:type="paragraph" w:styleId="En-ttedetabledesmatires">
    <w:name w:val="TOC Heading"/>
    <w:basedOn w:val="Titre1"/>
    <w:next w:val="Normal"/>
    <w:uiPriority w:val="39"/>
    <w:unhideWhenUsed/>
    <w:qFormat/>
    <w:rsid w:val="00A25332"/>
    <w:pPr>
      <w:spacing w:line="259" w:lineRule="auto"/>
      <w:outlineLvl w:val="9"/>
    </w:pPr>
    <w:rPr>
      <w:rFonts w:asciiTheme="majorHAnsi" w:hAnsiTheme="majorHAnsi"/>
      <w:b w:val="0"/>
      <w:sz w:val="32"/>
      <w:lang w:eastAsia="fr-FR"/>
    </w:rPr>
  </w:style>
  <w:style w:type="character" w:customStyle="1" w:styleId="Titre6Car">
    <w:name w:val="Titre 6 Car"/>
    <w:basedOn w:val="Policepardfaut"/>
    <w:link w:val="Titre6"/>
    <w:uiPriority w:val="9"/>
    <w:semiHidden/>
    <w:rsid w:val="00A25332"/>
    <w:rPr>
      <w:rFonts w:asciiTheme="majorHAnsi" w:eastAsiaTheme="majorEastAsia" w:hAnsiTheme="majorHAnsi" w:cstheme="majorBidi"/>
      <w:color w:val="1F4D78" w:themeColor="accent1" w:themeShade="7F"/>
      <w:sz w:val="24"/>
    </w:rPr>
  </w:style>
  <w:style w:type="paragraph" w:styleId="TM4">
    <w:name w:val="toc 4"/>
    <w:basedOn w:val="Normal"/>
    <w:next w:val="Normal"/>
    <w:autoRedefine/>
    <w:uiPriority w:val="39"/>
    <w:unhideWhenUsed/>
    <w:rsid w:val="004876D3"/>
    <w:pPr>
      <w:spacing w:after="100"/>
      <w:ind w:left="720"/>
    </w:pPr>
  </w:style>
  <w:style w:type="paragraph" w:styleId="Retraitcorpsdetexte">
    <w:name w:val="Body Text Indent"/>
    <w:basedOn w:val="Normal"/>
    <w:link w:val="RetraitcorpsdetexteCar"/>
    <w:uiPriority w:val="99"/>
    <w:unhideWhenUsed/>
    <w:rsid w:val="0049701B"/>
    <w:pPr>
      <w:shd w:val="clear" w:color="auto" w:fill="FFFFFF"/>
      <w:spacing w:after="192"/>
      <w:ind w:left="360"/>
    </w:pPr>
    <w:rPr>
      <w:rFonts w:eastAsia="Times New Roman" w:cs="Times New Roman"/>
      <w:color w:val="101010"/>
      <w:szCs w:val="24"/>
      <w:lang w:eastAsia="fr-FR"/>
    </w:rPr>
  </w:style>
  <w:style w:type="character" w:customStyle="1" w:styleId="RetraitcorpsdetexteCar">
    <w:name w:val="Retrait corps de texte Car"/>
    <w:basedOn w:val="Policepardfaut"/>
    <w:link w:val="Retraitcorpsdetexte"/>
    <w:uiPriority w:val="99"/>
    <w:rsid w:val="0049701B"/>
    <w:rPr>
      <w:rFonts w:ascii="Times New Roman" w:eastAsia="Times New Roman" w:hAnsi="Times New Roman" w:cs="Times New Roman"/>
      <w:color w:val="101010"/>
      <w:sz w:val="24"/>
      <w:szCs w:val="24"/>
      <w:shd w:val="clear" w:color="auto" w:fill="FFFFFF"/>
      <w:lang w:eastAsia="fr-FR"/>
    </w:rPr>
  </w:style>
  <w:style w:type="paragraph" w:styleId="Tabledesillustrations">
    <w:name w:val="table of figures"/>
    <w:basedOn w:val="Normal"/>
    <w:next w:val="Normal"/>
    <w:uiPriority w:val="99"/>
    <w:unhideWhenUsed/>
    <w:rsid w:val="0049701B"/>
    <w:pPr>
      <w:spacing w:after="0"/>
    </w:pPr>
  </w:style>
  <w:style w:type="character" w:customStyle="1" w:styleId="Titre7Car">
    <w:name w:val="Titre 7 Car"/>
    <w:basedOn w:val="Policepardfaut"/>
    <w:link w:val="Titre7"/>
    <w:uiPriority w:val="9"/>
    <w:rsid w:val="002855D1"/>
    <w:rPr>
      <w:rFonts w:ascii="Times New Roman" w:hAnsi="Times New Roman"/>
      <w:b/>
      <w:bCs/>
      <w:sz w:val="24"/>
    </w:rPr>
  </w:style>
  <w:style w:type="table" w:styleId="Grilledutableau">
    <w:name w:val="Table Grid"/>
    <w:basedOn w:val="TableauNormal"/>
    <w:uiPriority w:val="39"/>
    <w:rsid w:val="0005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centuation">
    <w:name w:val="Emphasis"/>
    <w:basedOn w:val="Policepardfaut"/>
    <w:uiPriority w:val="20"/>
    <w:qFormat/>
    <w:rsid w:val="00E005C3"/>
    <w:rPr>
      <w:i/>
      <w:iCs/>
    </w:rPr>
  </w:style>
  <w:style w:type="character" w:customStyle="1" w:styleId="Titre8Car">
    <w:name w:val="Titre 8 Car"/>
    <w:basedOn w:val="Policepardfaut"/>
    <w:link w:val="Titre8"/>
    <w:uiPriority w:val="9"/>
    <w:rsid w:val="0001404D"/>
    <w:rPr>
      <w:rFonts w:ascii="Times New Roman" w:hAnsi="Times New Roman"/>
      <w:i/>
      <w:iCs/>
      <w:color w:val="808080" w:themeColor="background1" w:themeShade="80"/>
      <w:sz w:val="24"/>
    </w:rPr>
  </w:style>
  <w:style w:type="character" w:customStyle="1" w:styleId="Titre9Car">
    <w:name w:val="Titre 9 Car"/>
    <w:basedOn w:val="Policepardfaut"/>
    <w:link w:val="Titre9"/>
    <w:uiPriority w:val="9"/>
    <w:rsid w:val="00B62547"/>
    <w:rPr>
      <w:rFonts w:ascii="Times New Roman" w:hAnsi="Times New Roman"/>
      <w:i/>
      <w:iCs/>
      <w:sz w:val="24"/>
    </w:rPr>
  </w:style>
  <w:style w:type="character" w:customStyle="1" w:styleId="mord">
    <w:name w:val="mord"/>
    <w:basedOn w:val="Policepardfaut"/>
    <w:rsid w:val="002104BE"/>
  </w:style>
  <w:style w:type="character" w:customStyle="1" w:styleId="mrel">
    <w:name w:val="mrel"/>
    <w:basedOn w:val="Policepardfaut"/>
    <w:rsid w:val="002104BE"/>
  </w:style>
  <w:style w:type="character" w:customStyle="1" w:styleId="mop">
    <w:name w:val="mop"/>
    <w:basedOn w:val="Policepardfaut"/>
    <w:rsid w:val="002104BE"/>
  </w:style>
  <w:style w:type="character" w:customStyle="1" w:styleId="mopen">
    <w:name w:val="mopen"/>
    <w:basedOn w:val="Policepardfaut"/>
    <w:rsid w:val="002104BE"/>
  </w:style>
  <w:style w:type="character" w:customStyle="1" w:styleId="vlist-s">
    <w:name w:val="vlist-s"/>
    <w:basedOn w:val="Policepardfaut"/>
    <w:rsid w:val="002104BE"/>
  </w:style>
  <w:style w:type="character" w:customStyle="1" w:styleId="mbin">
    <w:name w:val="mbin"/>
    <w:basedOn w:val="Policepardfaut"/>
    <w:rsid w:val="002104BE"/>
  </w:style>
  <w:style w:type="character" w:customStyle="1" w:styleId="mclose">
    <w:name w:val="mclose"/>
    <w:basedOn w:val="Policepardfaut"/>
    <w:rsid w:val="002104BE"/>
  </w:style>
  <w:style w:type="character" w:styleId="Textedelespacerserv">
    <w:name w:val="Placeholder Text"/>
    <w:basedOn w:val="Policepardfaut"/>
    <w:uiPriority w:val="99"/>
    <w:semiHidden/>
    <w:rsid w:val="002104BE"/>
    <w:rPr>
      <w:color w:val="808080"/>
    </w:rPr>
  </w:style>
  <w:style w:type="character" w:customStyle="1" w:styleId="katex-mathml">
    <w:name w:val="katex-mathml"/>
    <w:basedOn w:val="Policepardfaut"/>
    <w:rsid w:val="009B338B"/>
  </w:style>
  <w:style w:type="character" w:customStyle="1" w:styleId="mpunct">
    <w:name w:val="mpunct"/>
    <w:basedOn w:val="Policepardfaut"/>
    <w:rsid w:val="009B338B"/>
  </w:style>
  <w:style w:type="paragraph" w:styleId="Sansinterligne">
    <w:name w:val="No Spacing"/>
    <w:uiPriority w:val="1"/>
    <w:qFormat/>
    <w:rsid w:val="00400647"/>
    <w:pPr>
      <w:spacing w:after="0" w:line="240" w:lineRule="auto"/>
      <w:jc w:val="left"/>
    </w:pPr>
  </w:style>
  <w:style w:type="paragraph" w:styleId="Corpsdetexte">
    <w:name w:val="Body Text"/>
    <w:basedOn w:val="Normal"/>
    <w:link w:val="CorpsdetexteCar"/>
    <w:uiPriority w:val="99"/>
    <w:unhideWhenUsed/>
    <w:rsid w:val="00684207"/>
    <w:pPr>
      <w:spacing w:after="120"/>
    </w:pPr>
  </w:style>
  <w:style w:type="character" w:customStyle="1" w:styleId="CorpsdetexteCar">
    <w:name w:val="Corps de texte Car"/>
    <w:basedOn w:val="Policepardfaut"/>
    <w:link w:val="Corpsdetexte"/>
    <w:uiPriority w:val="99"/>
    <w:rsid w:val="00684207"/>
    <w:rPr>
      <w:rFonts w:ascii="Times New Roman" w:hAnsi="Times New Roman"/>
      <w:sz w:val="24"/>
    </w:rPr>
  </w:style>
  <w:style w:type="paragraph" w:customStyle="1" w:styleId="FirstParagraph">
    <w:name w:val="First Paragraph"/>
    <w:basedOn w:val="Corpsdetexte"/>
    <w:next w:val="Corpsdetexte"/>
    <w:qFormat/>
    <w:rsid w:val="00EB1886"/>
    <w:pPr>
      <w:spacing w:before="180" w:after="180" w:line="240" w:lineRule="auto"/>
      <w:jc w:val="left"/>
    </w:pPr>
    <w:rPr>
      <w:rFonts w:asciiTheme="minorHAnsi" w:hAnsiTheme="minorHAnsi"/>
      <w:szCs w:val="24"/>
      <w:lang w:val="en-US"/>
    </w:rPr>
  </w:style>
  <w:style w:type="character" w:customStyle="1" w:styleId="text-sm">
    <w:name w:val="text-sm"/>
    <w:basedOn w:val="Policepardfaut"/>
    <w:rsid w:val="00AB43C8"/>
  </w:style>
  <w:style w:type="paragraph" w:customStyle="1" w:styleId="Compact">
    <w:name w:val="Compact"/>
    <w:basedOn w:val="Corpsdetexte"/>
    <w:qFormat/>
    <w:rsid w:val="00AA61EC"/>
    <w:pPr>
      <w:spacing w:before="36" w:after="36" w:line="240" w:lineRule="auto"/>
      <w:jc w:val="left"/>
    </w:pPr>
    <w:rPr>
      <w:rFonts w:asciiTheme="minorHAnsi" w:hAnsiTheme="minorHAnsi"/>
      <w:szCs w:val="24"/>
      <w:lang w:val="en-US"/>
    </w:rPr>
  </w:style>
  <w:style w:type="character" w:customStyle="1" w:styleId="VerbatimChar">
    <w:name w:val="Verbatim Char"/>
    <w:basedOn w:val="Policepardfaut"/>
    <w:link w:val="SourceCode"/>
    <w:rsid w:val="00AA61EC"/>
    <w:rPr>
      <w:rFonts w:ascii="Consolas" w:hAnsi="Consolas"/>
      <w:shd w:val="clear" w:color="auto" w:fill="F8F8F8"/>
    </w:rPr>
  </w:style>
  <w:style w:type="paragraph" w:customStyle="1" w:styleId="SourceCode">
    <w:name w:val="Source Code"/>
    <w:basedOn w:val="Normal"/>
    <w:link w:val="VerbatimChar"/>
    <w:rsid w:val="00AA61EC"/>
    <w:pPr>
      <w:shd w:val="clear" w:color="auto" w:fill="F8F8F8"/>
      <w:wordWrap w:val="0"/>
      <w:spacing w:after="200" w:line="240" w:lineRule="auto"/>
      <w:jc w:val="left"/>
    </w:pPr>
    <w:rPr>
      <w:rFonts w:ascii="Consolas" w:hAnsi="Consolas"/>
      <w:sz w:val="22"/>
    </w:rPr>
  </w:style>
  <w:style w:type="character" w:customStyle="1" w:styleId="oypena">
    <w:name w:val="oypena"/>
    <w:basedOn w:val="Policepardfaut"/>
    <w:rsid w:val="001C09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540">
      <w:bodyDiv w:val="1"/>
      <w:marLeft w:val="0"/>
      <w:marRight w:val="0"/>
      <w:marTop w:val="0"/>
      <w:marBottom w:val="0"/>
      <w:divBdr>
        <w:top w:val="none" w:sz="0" w:space="0" w:color="auto"/>
        <w:left w:val="none" w:sz="0" w:space="0" w:color="auto"/>
        <w:bottom w:val="none" w:sz="0" w:space="0" w:color="auto"/>
        <w:right w:val="none" w:sz="0" w:space="0" w:color="auto"/>
      </w:divBdr>
    </w:div>
    <w:div w:id="15205835">
      <w:bodyDiv w:val="1"/>
      <w:marLeft w:val="0"/>
      <w:marRight w:val="0"/>
      <w:marTop w:val="0"/>
      <w:marBottom w:val="0"/>
      <w:divBdr>
        <w:top w:val="none" w:sz="0" w:space="0" w:color="auto"/>
        <w:left w:val="none" w:sz="0" w:space="0" w:color="auto"/>
        <w:bottom w:val="none" w:sz="0" w:space="0" w:color="auto"/>
        <w:right w:val="none" w:sz="0" w:space="0" w:color="auto"/>
      </w:divBdr>
    </w:div>
    <w:div w:id="18090876">
      <w:bodyDiv w:val="1"/>
      <w:marLeft w:val="0"/>
      <w:marRight w:val="0"/>
      <w:marTop w:val="0"/>
      <w:marBottom w:val="0"/>
      <w:divBdr>
        <w:top w:val="none" w:sz="0" w:space="0" w:color="auto"/>
        <w:left w:val="none" w:sz="0" w:space="0" w:color="auto"/>
        <w:bottom w:val="none" w:sz="0" w:space="0" w:color="auto"/>
        <w:right w:val="none" w:sz="0" w:space="0" w:color="auto"/>
      </w:divBdr>
    </w:div>
    <w:div w:id="43260679">
      <w:bodyDiv w:val="1"/>
      <w:marLeft w:val="0"/>
      <w:marRight w:val="0"/>
      <w:marTop w:val="0"/>
      <w:marBottom w:val="0"/>
      <w:divBdr>
        <w:top w:val="none" w:sz="0" w:space="0" w:color="auto"/>
        <w:left w:val="none" w:sz="0" w:space="0" w:color="auto"/>
        <w:bottom w:val="none" w:sz="0" w:space="0" w:color="auto"/>
        <w:right w:val="none" w:sz="0" w:space="0" w:color="auto"/>
      </w:divBdr>
    </w:div>
    <w:div w:id="63182940">
      <w:bodyDiv w:val="1"/>
      <w:marLeft w:val="0"/>
      <w:marRight w:val="0"/>
      <w:marTop w:val="0"/>
      <w:marBottom w:val="0"/>
      <w:divBdr>
        <w:top w:val="none" w:sz="0" w:space="0" w:color="auto"/>
        <w:left w:val="none" w:sz="0" w:space="0" w:color="auto"/>
        <w:bottom w:val="none" w:sz="0" w:space="0" w:color="auto"/>
        <w:right w:val="none" w:sz="0" w:space="0" w:color="auto"/>
      </w:divBdr>
    </w:div>
    <w:div w:id="83958227">
      <w:bodyDiv w:val="1"/>
      <w:marLeft w:val="0"/>
      <w:marRight w:val="0"/>
      <w:marTop w:val="0"/>
      <w:marBottom w:val="0"/>
      <w:divBdr>
        <w:top w:val="none" w:sz="0" w:space="0" w:color="auto"/>
        <w:left w:val="none" w:sz="0" w:space="0" w:color="auto"/>
        <w:bottom w:val="none" w:sz="0" w:space="0" w:color="auto"/>
        <w:right w:val="none" w:sz="0" w:space="0" w:color="auto"/>
      </w:divBdr>
    </w:div>
    <w:div w:id="112017138">
      <w:bodyDiv w:val="1"/>
      <w:marLeft w:val="0"/>
      <w:marRight w:val="0"/>
      <w:marTop w:val="0"/>
      <w:marBottom w:val="0"/>
      <w:divBdr>
        <w:top w:val="none" w:sz="0" w:space="0" w:color="auto"/>
        <w:left w:val="none" w:sz="0" w:space="0" w:color="auto"/>
        <w:bottom w:val="none" w:sz="0" w:space="0" w:color="auto"/>
        <w:right w:val="none" w:sz="0" w:space="0" w:color="auto"/>
      </w:divBdr>
    </w:div>
    <w:div w:id="131018206">
      <w:bodyDiv w:val="1"/>
      <w:marLeft w:val="0"/>
      <w:marRight w:val="0"/>
      <w:marTop w:val="0"/>
      <w:marBottom w:val="0"/>
      <w:divBdr>
        <w:top w:val="none" w:sz="0" w:space="0" w:color="auto"/>
        <w:left w:val="none" w:sz="0" w:space="0" w:color="auto"/>
        <w:bottom w:val="none" w:sz="0" w:space="0" w:color="auto"/>
        <w:right w:val="none" w:sz="0" w:space="0" w:color="auto"/>
      </w:divBdr>
    </w:div>
    <w:div w:id="139469855">
      <w:bodyDiv w:val="1"/>
      <w:marLeft w:val="0"/>
      <w:marRight w:val="0"/>
      <w:marTop w:val="0"/>
      <w:marBottom w:val="0"/>
      <w:divBdr>
        <w:top w:val="none" w:sz="0" w:space="0" w:color="auto"/>
        <w:left w:val="none" w:sz="0" w:space="0" w:color="auto"/>
        <w:bottom w:val="none" w:sz="0" w:space="0" w:color="auto"/>
        <w:right w:val="none" w:sz="0" w:space="0" w:color="auto"/>
      </w:divBdr>
    </w:div>
    <w:div w:id="141776959">
      <w:bodyDiv w:val="1"/>
      <w:marLeft w:val="0"/>
      <w:marRight w:val="0"/>
      <w:marTop w:val="0"/>
      <w:marBottom w:val="0"/>
      <w:divBdr>
        <w:top w:val="none" w:sz="0" w:space="0" w:color="auto"/>
        <w:left w:val="none" w:sz="0" w:space="0" w:color="auto"/>
        <w:bottom w:val="none" w:sz="0" w:space="0" w:color="auto"/>
        <w:right w:val="none" w:sz="0" w:space="0" w:color="auto"/>
      </w:divBdr>
    </w:div>
    <w:div w:id="182017127">
      <w:bodyDiv w:val="1"/>
      <w:marLeft w:val="0"/>
      <w:marRight w:val="0"/>
      <w:marTop w:val="0"/>
      <w:marBottom w:val="0"/>
      <w:divBdr>
        <w:top w:val="none" w:sz="0" w:space="0" w:color="auto"/>
        <w:left w:val="none" w:sz="0" w:space="0" w:color="auto"/>
        <w:bottom w:val="none" w:sz="0" w:space="0" w:color="auto"/>
        <w:right w:val="none" w:sz="0" w:space="0" w:color="auto"/>
      </w:divBdr>
    </w:div>
    <w:div w:id="188183430">
      <w:bodyDiv w:val="1"/>
      <w:marLeft w:val="0"/>
      <w:marRight w:val="0"/>
      <w:marTop w:val="0"/>
      <w:marBottom w:val="0"/>
      <w:divBdr>
        <w:top w:val="none" w:sz="0" w:space="0" w:color="auto"/>
        <w:left w:val="none" w:sz="0" w:space="0" w:color="auto"/>
        <w:bottom w:val="none" w:sz="0" w:space="0" w:color="auto"/>
        <w:right w:val="none" w:sz="0" w:space="0" w:color="auto"/>
      </w:divBdr>
    </w:div>
    <w:div w:id="256406487">
      <w:bodyDiv w:val="1"/>
      <w:marLeft w:val="0"/>
      <w:marRight w:val="0"/>
      <w:marTop w:val="0"/>
      <w:marBottom w:val="0"/>
      <w:divBdr>
        <w:top w:val="none" w:sz="0" w:space="0" w:color="auto"/>
        <w:left w:val="none" w:sz="0" w:space="0" w:color="auto"/>
        <w:bottom w:val="none" w:sz="0" w:space="0" w:color="auto"/>
        <w:right w:val="none" w:sz="0" w:space="0" w:color="auto"/>
      </w:divBdr>
    </w:div>
    <w:div w:id="260723850">
      <w:bodyDiv w:val="1"/>
      <w:marLeft w:val="0"/>
      <w:marRight w:val="0"/>
      <w:marTop w:val="0"/>
      <w:marBottom w:val="0"/>
      <w:divBdr>
        <w:top w:val="none" w:sz="0" w:space="0" w:color="auto"/>
        <w:left w:val="none" w:sz="0" w:space="0" w:color="auto"/>
        <w:bottom w:val="none" w:sz="0" w:space="0" w:color="auto"/>
        <w:right w:val="none" w:sz="0" w:space="0" w:color="auto"/>
      </w:divBdr>
    </w:div>
    <w:div w:id="261450052">
      <w:bodyDiv w:val="1"/>
      <w:marLeft w:val="0"/>
      <w:marRight w:val="0"/>
      <w:marTop w:val="0"/>
      <w:marBottom w:val="0"/>
      <w:divBdr>
        <w:top w:val="none" w:sz="0" w:space="0" w:color="auto"/>
        <w:left w:val="none" w:sz="0" w:space="0" w:color="auto"/>
        <w:bottom w:val="none" w:sz="0" w:space="0" w:color="auto"/>
        <w:right w:val="none" w:sz="0" w:space="0" w:color="auto"/>
      </w:divBdr>
    </w:div>
    <w:div w:id="268053894">
      <w:bodyDiv w:val="1"/>
      <w:marLeft w:val="0"/>
      <w:marRight w:val="0"/>
      <w:marTop w:val="0"/>
      <w:marBottom w:val="0"/>
      <w:divBdr>
        <w:top w:val="none" w:sz="0" w:space="0" w:color="auto"/>
        <w:left w:val="none" w:sz="0" w:space="0" w:color="auto"/>
        <w:bottom w:val="none" w:sz="0" w:space="0" w:color="auto"/>
        <w:right w:val="none" w:sz="0" w:space="0" w:color="auto"/>
      </w:divBdr>
    </w:div>
    <w:div w:id="268859282">
      <w:bodyDiv w:val="1"/>
      <w:marLeft w:val="0"/>
      <w:marRight w:val="0"/>
      <w:marTop w:val="0"/>
      <w:marBottom w:val="0"/>
      <w:divBdr>
        <w:top w:val="none" w:sz="0" w:space="0" w:color="auto"/>
        <w:left w:val="none" w:sz="0" w:space="0" w:color="auto"/>
        <w:bottom w:val="none" w:sz="0" w:space="0" w:color="auto"/>
        <w:right w:val="none" w:sz="0" w:space="0" w:color="auto"/>
      </w:divBdr>
    </w:div>
    <w:div w:id="282853884">
      <w:bodyDiv w:val="1"/>
      <w:marLeft w:val="0"/>
      <w:marRight w:val="0"/>
      <w:marTop w:val="0"/>
      <w:marBottom w:val="0"/>
      <w:divBdr>
        <w:top w:val="none" w:sz="0" w:space="0" w:color="auto"/>
        <w:left w:val="none" w:sz="0" w:space="0" w:color="auto"/>
        <w:bottom w:val="none" w:sz="0" w:space="0" w:color="auto"/>
        <w:right w:val="none" w:sz="0" w:space="0" w:color="auto"/>
      </w:divBdr>
    </w:div>
    <w:div w:id="301617428">
      <w:bodyDiv w:val="1"/>
      <w:marLeft w:val="0"/>
      <w:marRight w:val="0"/>
      <w:marTop w:val="0"/>
      <w:marBottom w:val="0"/>
      <w:divBdr>
        <w:top w:val="none" w:sz="0" w:space="0" w:color="auto"/>
        <w:left w:val="none" w:sz="0" w:space="0" w:color="auto"/>
        <w:bottom w:val="none" w:sz="0" w:space="0" w:color="auto"/>
        <w:right w:val="none" w:sz="0" w:space="0" w:color="auto"/>
      </w:divBdr>
    </w:div>
    <w:div w:id="305401791">
      <w:bodyDiv w:val="1"/>
      <w:marLeft w:val="0"/>
      <w:marRight w:val="0"/>
      <w:marTop w:val="0"/>
      <w:marBottom w:val="0"/>
      <w:divBdr>
        <w:top w:val="none" w:sz="0" w:space="0" w:color="auto"/>
        <w:left w:val="none" w:sz="0" w:space="0" w:color="auto"/>
        <w:bottom w:val="none" w:sz="0" w:space="0" w:color="auto"/>
        <w:right w:val="none" w:sz="0" w:space="0" w:color="auto"/>
      </w:divBdr>
    </w:div>
    <w:div w:id="321081288">
      <w:bodyDiv w:val="1"/>
      <w:marLeft w:val="0"/>
      <w:marRight w:val="0"/>
      <w:marTop w:val="0"/>
      <w:marBottom w:val="0"/>
      <w:divBdr>
        <w:top w:val="none" w:sz="0" w:space="0" w:color="auto"/>
        <w:left w:val="none" w:sz="0" w:space="0" w:color="auto"/>
        <w:bottom w:val="none" w:sz="0" w:space="0" w:color="auto"/>
        <w:right w:val="none" w:sz="0" w:space="0" w:color="auto"/>
      </w:divBdr>
    </w:div>
    <w:div w:id="333267650">
      <w:bodyDiv w:val="1"/>
      <w:marLeft w:val="0"/>
      <w:marRight w:val="0"/>
      <w:marTop w:val="0"/>
      <w:marBottom w:val="0"/>
      <w:divBdr>
        <w:top w:val="none" w:sz="0" w:space="0" w:color="auto"/>
        <w:left w:val="none" w:sz="0" w:space="0" w:color="auto"/>
        <w:bottom w:val="none" w:sz="0" w:space="0" w:color="auto"/>
        <w:right w:val="none" w:sz="0" w:space="0" w:color="auto"/>
      </w:divBdr>
    </w:div>
    <w:div w:id="338654206">
      <w:bodyDiv w:val="1"/>
      <w:marLeft w:val="0"/>
      <w:marRight w:val="0"/>
      <w:marTop w:val="0"/>
      <w:marBottom w:val="0"/>
      <w:divBdr>
        <w:top w:val="none" w:sz="0" w:space="0" w:color="auto"/>
        <w:left w:val="none" w:sz="0" w:space="0" w:color="auto"/>
        <w:bottom w:val="none" w:sz="0" w:space="0" w:color="auto"/>
        <w:right w:val="none" w:sz="0" w:space="0" w:color="auto"/>
      </w:divBdr>
    </w:div>
    <w:div w:id="339509144">
      <w:bodyDiv w:val="1"/>
      <w:marLeft w:val="0"/>
      <w:marRight w:val="0"/>
      <w:marTop w:val="0"/>
      <w:marBottom w:val="0"/>
      <w:divBdr>
        <w:top w:val="none" w:sz="0" w:space="0" w:color="auto"/>
        <w:left w:val="none" w:sz="0" w:space="0" w:color="auto"/>
        <w:bottom w:val="none" w:sz="0" w:space="0" w:color="auto"/>
        <w:right w:val="none" w:sz="0" w:space="0" w:color="auto"/>
      </w:divBdr>
    </w:div>
    <w:div w:id="342778625">
      <w:bodyDiv w:val="1"/>
      <w:marLeft w:val="0"/>
      <w:marRight w:val="0"/>
      <w:marTop w:val="0"/>
      <w:marBottom w:val="0"/>
      <w:divBdr>
        <w:top w:val="none" w:sz="0" w:space="0" w:color="auto"/>
        <w:left w:val="none" w:sz="0" w:space="0" w:color="auto"/>
        <w:bottom w:val="none" w:sz="0" w:space="0" w:color="auto"/>
        <w:right w:val="none" w:sz="0" w:space="0" w:color="auto"/>
      </w:divBdr>
    </w:div>
    <w:div w:id="372198400">
      <w:bodyDiv w:val="1"/>
      <w:marLeft w:val="0"/>
      <w:marRight w:val="0"/>
      <w:marTop w:val="0"/>
      <w:marBottom w:val="0"/>
      <w:divBdr>
        <w:top w:val="none" w:sz="0" w:space="0" w:color="auto"/>
        <w:left w:val="none" w:sz="0" w:space="0" w:color="auto"/>
        <w:bottom w:val="none" w:sz="0" w:space="0" w:color="auto"/>
        <w:right w:val="none" w:sz="0" w:space="0" w:color="auto"/>
      </w:divBdr>
    </w:div>
    <w:div w:id="381564896">
      <w:bodyDiv w:val="1"/>
      <w:marLeft w:val="0"/>
      <w:marRight w:val="0"/>
      <w:marTop w:val="0"/>
      <w:marBottom w:val="0"/>
      <w:divBdr>
        <w:top w:val="none" w:sz="0" w:space="0" w:color="auto"/>
        <w:left w:val="none" w:sz="0" w:space="0" w:color="auto"/>
        <w:bottom w:val="none" w:sz="0" w:space="0" w:color="auto"/>
        <w:right w:val="none" w:sz="0" w:space="0" w:color="auto"/>
      </w:divBdr>
    </w:div>
    <w:div w:id="393117303">
      <w:bodyDiv w:val="1"/>
      <w:marLeft w:val="0"/>
      <w:marRight w:val="0"/>
      <w:marTop w:val="0"/>
      <w:marBottom w:val="0"/>
      <w:divBdr>
        <w:top w:val="none" w:sz="0" w:space="0" w:color="auto"/>
        <w:left w:val="none" w:sz="0" w:space="0" w:color="auto"/>
        <w:bottom w:val="none" w:sz="0" w:space="0" w:color="auto"/>
        <w:right w:val="none" w:sz="0" w:space="0" w:color="auto"/>
      </w:divBdr>
    </w:div>
    <w:div w:id="397821052">
      <w:bodyDiv w:val="1"/>
      <w:marLeft w:val="0"/>
      <w:marRight w:val="0"/>
      <w:marTop w:val="0"/>
      <w:marBottom w:val="0"/>
      <w:divBdr>
        <w:top w:val="none" w:sz="0" w:space="0" w:color="auto"/>
        <w:left w:val="none" w:sz="0" w:space="0" w:color="auto"/>
        <w:bottom w:val="none" w:sz="0" w:space="0" w:color="auto"/>
        <w:right w:val="none" w:sz="0" w:space="0" w:color="auto"/>
      </w:divBdr>
    </w:div>
    <w:div w:id="418793026">
      <w:bodyDiv w:val="1"/>
      <w:marLeft w:val="0"/>
      <w:marRight w:val="0"/>
      <w:marTop w:val="0"/>
      <w:marBottom w:val="0"/>
      <w:divBdr>
        <w:top w:val="none" w:sz="0" w:space="0" w:color="auto"/>
        <w:left w:val="none" w:sz="0" w:space="0" w:color="auto"/>
        <w:bottom w:val="none" w:sz="0" w:space="0" w:color="auto"/>
        <w:right w:val="none" w:sz="0" w:space="0" w:color="auto"/>
      </w:divBdr>
    </w:div>
    <w:div w:id="427698601">
      <w:bodyDiv w:val="1"/>
      <w:marLeft w:val="0"/>
      <w:marRight w:val="0"/>
      <w:marTop w:val="0"/>
      <w:marBottom w:val="0"/>
      <w:divBdr>
        <w:top w:val="none" w:sz="0" w:space="0" w:color="auto"/>
        <w:left w:val="none" w:sz="0" w:space="0" w:color="auto"/>
        <w:bottom w:val="none" w:sz="0" w:space="0" w:color="auto"/>
        <w:right w:val="none" w:sz="0" w:space="0" w:color="auto"/>
      </w:divBdr>
    </w:div>
    <w:div w:id="443034720">
      <w:bodyDiv w:val="1"/>
      <w:marLeft w:val="0"/>
      <w:marRight w:val="0"/>
      <w:marTop w:val="0"/>
      <w:marBottom w:val="0"/>
      <w:divBdr>
        <w:top w:val="none" w:sz="0" w:space="0" w:color="auto"/>
        <w:left w:val="none" w:sz="0" w:space="0" w:color="auto"/>
        <w:bottom w:val="none" w:sz="0" w:space="0" w:color="auto"/>
        <w:right w:val="none" w:sz="0" w:space="0" w:color="auto"/>
      </w:divBdr>
    </w:div>
    <w:div w:id="451897235">
      <w:bodyDiv w:val="1"/>
      <w:marLeft w:val="0"/>
      <w:marRight w:val="0"/>
      <w:marTop w:val="0"/>
      <w:marBottom w:val="0"/>
      <w:divBdr>
        <w:top w:val="none" w:sz="0" w:space="0" w:color="auto"/>
        <w:left w:val="none" w:sz="0" w:space="0" w:color="auto"/>
        <w:bottom w:val="none" w:sz="0" w:space="0" w:color="auto"/>
        <w:right w:val="none" w:sz="0" w:space="0" w:color="auto"/>
      </w:divBdr>
    </w:div>
    <w:div w:id="461849660">
      <w:bodyDiv w:val="1"/>
      <w:marLeft w:val="0"/>
      <w:marRight w:val="0"/>
      <w:marTop w:val="0"/>
      <w:marBottom w:val="0"/>
      <w:divBdr>
        <w:top w:val="none" w:sz="0" w:space="0" w:color="auto"/>
        <w:left w:val="none" w:sz="0" w:space="0" w:color="auto"/>
        <w:bottom w:val="none" w:sz="0" w:space="0" w:color="auto"/>
        <w:right w:val="none" w:sz="0" w:space="0" w:color="auto"/>
      </w:divBdr>
    </w:div>
    <w:div w:id="500243313">
      <w:bodyDiv w:val="1"/>
      <w:marLeft w:val="0"/>
      <w:marRight w:val="0"/>
      <w:marTop w:val="0"/>
      <w:marBottom w:val="0"/>
      <w:divBdr>
        <w:top w:val="none" w:sz="0" w:space="0" w:color="auto"/>
        <w:left w:val="none" w:sz="0" w:space="0" w:color="auto"/>
        <w:bottom w:val="none" w:sz="0" w:space="0" w:color="auto"/>
        <w:right w:val="none" w:sz="0" w:space="0" w:color="auto"/>
      </w:divBdr>
    </w:div>
    <w:div w:id="535042504">
      <w:bodyDiv w:val="1"/>
      <w:marLeft w:val="0"/>
      <w:marRight w:val="0"/>
      <w:marTop w:val="0"/>
      <w:marBottom w:val="0"/>
      <w:divBdr>
        <w:top w:val="none" w:sz="0" w:space="0" w:color="auto"/>
        <w:left w:val="none" w:sz="0" w:space="0" w:color="auto"/>
        <w:bottom w:val="none" w:sz="0" w:space="0" w:color="auto"/>
        <w:right w:val="none" w:sz="0" w:space="0" w:color="auto"/>
      </w:divBdr>
    </w:div>
    <w:div w:id="540941437">
      <w:bodyDiv w:val="1"/>
      <w:marLeft w:val="0"/>
      <w:marRight w:val="0"/>
      <w:marTop w:val="0"/>
      <w:marBottom w:val="0"/>
      <w:divBdr>
        <w:top w:val="none" w:sz="0" w:space="0" w:color="auto"/>
        <w:left w:val="none" w:sz="0" w:space="0" w:color="auto"/>
        <w:bottom w:val="none" w:sz="0" w:space="0" w:color="auto"/>
        <w:right w:val="none" w:sz="0" w:space="0" w:color="auto"/>
      </w:divBdr>
    </w:div>
    <w:div w:id="551190328">
      <w:bodyDiv w:val="1"/>
      <w:marLeft w:val="0"/>
      <w:marRight w:val="0"/>
      <w:marTop w:val="0"/>
      <w:marBottom w:val="0"/>
      <w:divBdr>
        <w:top w:val="none" w:sz="0" w:space="0" w:color="auto"/>
        <w:left w:val="none" w:sz="0" w:space="0" w:color="auto"/>
        <w:bottom w:val="none" w:sz="0" w:space="0" w:color="auto"/>
        <w:right w:val="none" w:sz="0" w:space="0" w:color="auto"/>
      </w:divBdr>
    </w:div>
    <w:div w:id="554895589">
      <w:bodyDiv w:val="1"/>
      <w:marLeft w:val="0"/>
      <w:marRight w:val="0"/>
      <w:marTop w:val="0"/>
      <w:marBottom w:val="0"/>
      <w:divBdr>
        <w:top w:val="none" w:sz="0" w:space="0" w:color="auto"/>
        <w:left w:val="none" w:sz="0" w:space="0" w:color="auto"/>
        <w:bottom w:val="none" w:sz="0" w:space="0" w:color="auto"/>
        <w:right w:val="none" w:sz="0" w:space="0" w:color="auto"/>
      </w:divBdr>
    </w:div>
    <w:div w:id="562256013">
      <w:bodyDiv w:val="1"/>
      <w:marLeft w:val="0"/>
      <w:marRight w:val="0"/>
      <w:marTop w:val="0"/>
      <w:marBottom w:val="0"/>
      <w:divBdr>
        <w:top w:val="none" w:sz="0" w:space="0" w:color="auto"/>
        <w:left w:val="none" w:sz="0" w:space="0" w:color="auto"/>
        <w:bottom w:val="none" w:sz="0" w:space="0" w:color="auto"/>
        <w:right w:val="none" w:sz="0" w:space="0" w:color="auto"/>
      </w:divBdr>
    </w:div>
    <w:div w:id="564536756">
      <w:bodyDiv w:val="1"/>
      <w:marLeft w:val="0"/>
      <w:marRight w:val="0"/>
      <w:marTop w:val="0"/>
      <w:marBottom w:val="0"/>
      <w:divBdr>
        <w:top w:val="none" w:sz="0" w:space="0" w:color="auto"/>
        <w:left w:val="none" w:sz="0" w:space="0" w:color="auto"/>
        <w:bottom w:val="none" w:sz="0" w:space="0" w:color="auto"/>
        <w:right w:val="none" w:sz="0" w:space="0" w:color="auto"/>
      </w:divBdr>
    </w:div>
    <w:div w:id="595946537">
      <w:bodyDiv w:val="1"/>
      <w:marLeft w:val="0"/>
      <w:marRight w:val="0"/>
      <w:marTop w:val="0"/>
      <w:marBottom w:val="0"/>
      <w:divBdr>
        <w:top w:val="none" w:sz="0" w:space="0" w:color="auto"/>
        <w:left w:val="none" w:sz="0" w:space="0" w:color="auto"/>
        <w:bottom w:val="none" w:sz="0" w:space="0" w:color="auto"/>
        <w:right w:val="none" w:sz="0" w:space="0" w:color="auto"/>
      </w:divBdr>
    </w:div>
    <w:div w:id="599073216">
      <w:bodyDiv w:val="1"/>
      <w:marLeft w:val="0"/>
      <w:marRight w:val="0"/>
      <w:marTop w:val="0"/>
      <w:marBottom w:val="0"/>
      <w:divBdr>
        <w:top w:val="none" w:sz="0" w:space="0" w:color="auto"/>
        <w:left w:val="none" w:sz="0" w:space="0" w:color="auto"/>
        <w:bottom w:val="none" w:sz="0" w:space="0" w:color="auto"/>
        <w:right w:val="none" w:sz="0" w:space="0" w:color="auto"/>
      </w:divBdr>
    </w:div>
    <w:div w:id="601838923">
      <w:bodyDiv w:val="1"/>
      <w:marLeft w:val="0"/>
      <w:marRight w:val="0"/>
      <w:marTop w:val="0"/>
      <w:marBottom w:val="0"/>
      <w:divBdr>
        <w:top w:val="none" w:sz="0" w:space="0" w:color="auto"/>
        <w:left w:val="none" w:sz="0" w:space="0" w:color="auto"/>
        <w:bottom w:val="none" w:sz="0" w:space="0" w:color="auto"/>
        <w:right w:val="none" w:sz="0" w:space="0" w:color="auto"/>
      </w:divBdr>
    </w:div>
    <w:div w:id="619726668">
      <w:bodyDiv w:val="1"/>
      <w:marLeft w:val="0"/>
      <w:marRight w:val="0"/>
      <w:marTop w:val="0"/>
      <w:marBottom w:val="0"/>
      <w:divBdr>
        <w:top w:val="none" w:sz="0" w:space="0" w:color="auto"/>
        <w:left w:val="none" w:sz="0" w:space="0" w:color="auto"/>
        <w:bottom w:val="none" w:sz="0" w:space="0" w:color="auto"/>
        <w:right w:val="none" w:sz="0" w:space="0" w:color="auto"/>
      </w:divBdr>
    </w:div>
    <w:div w:id="635069102">
      <w:bodyDiv w:val="1"/>
      <w:marLeft w:val="0"/>
      <w:marRight w:val="0"/>
      <w:marTop w:val="0"/>
      <w:marBottom w:val="0"/>
      <w:divBdr>
        <w:top w:val="none" w:sz="0" w:space="0" w:color="auto"/>
        <w:left w:val="none" w:sz="0" w:space="0" w:color="auto"/>
        <w:bottom w:val="none" w:sz="0" w:space="0" w:color="auto"/>
        <w:right w:val="none" w:sz="0" w:space="0" w:color="auto"/>
      </w:divBdr>
    </w:div>
    <w:div w:id="646084780">
      <w:bodyDiv w:val="1"/>
      <w:marLeft w:val="0"/>
      <w:marRight w:val="0"/>
      <w:marTop w:val="0"/>
      <w:marBottom w:val="0"/>
      <w:divBdr>
        <w:top w:val="none" w:sz="0" w:space="0" w:color="auto"/>
        <w:left w:val="none" w:sz="0" w:space="0" w:color="auto"/>
        <w:bottom w:val="none" w:sz="0" w:space="0" w:color="auto"/>
        <w:right w:val="none" w:sz="0" w:space="0" w:color="auto"/>
      </w:divBdr>
    </w:div>
    <w:div w:id="655644229">
      <w:bodyDiv w:val="1"/>
      <w:marLeft w:val="0"/>
      <w:marRight w:val="0"/>
      <w:marTop w:val="0"/>
      <w:marBottom w:val="0"/>
      <w:divBdr>
        <w:top w:val="none" w:sz="0" w:space="0" w:color="auto"/>
        <w:left w:val="none" w:sz="0" w:space="0" w:color="auto"/>
        <w:bottom w:val="none" w:sz="0" w:space="0" w:color="auto"/>
        <w:right w:val="none" w:sz="0" w:space="0" w:color="auto"/>
      </w:divBdr>
    </w:div>
    <w:div w:id="681124349">
      <w:bodyDiv w:val="1"/>
      <w:marLeft w:val="0"/>
      <w:marRight w:val="0"/>
      <w:marTop w:val="0"/>
      <w:marBottom w:val="0"/>
      <w:divBdr>
        <w:top w:val="none" w:sz="0" w:space="0" w:color="auto"/>
        <w:left w:val="none" w:sz="0" w:space="0" w:color="auto"/>
        <w:bottom w:val="none" w:sz="0" w:space="0" w:color="auto"/>
        <w:right w:val="none" w:sz="0" w:space="0" w:color="auto"/>
      </w:divBdr>
    </w:div>
    <w:div w:id="684091396">
      <w:bodyDiv w:val="1"/>
      <w:marLeft w:val="0"/>
      <w:marRight w:val="0"/>
      <w:marTop w:val="0"/>
      <w:marBottom w:val="0"/>
      <w:divBdr>
        <w:top w:val="none" w:sz="0" w:space="0" w:color="auto"/>
        <w:left w:val="none" w:sz="0" w:space="0" w:color="auto"/>
        <w:bottom w:val="none" w:sz="0" w:space="0" w:color="auto"/>
        <w:right w:val="none" w:sz="0" w:space="0" w:color="auto"/>
      </w:divBdr>
    </w:div>
    <w:div w:id="690424262">
      <w:bodyDiv w:val="1"/>
      <w:marLeft w:val="0"/>
      <w:marRight w:val="0"/>
      <w:marTop w:val="0"/>
      <w:marBottom w:val="0"/>
      <w:divBdr>
        <w:top w:val="none" w:sz="0" w:space="0" w:color="auto"/>
        <w:left w:val="none" w:sz="0" w:space="0" w:color="auto"/>
        <w:bottom w:val="none" w:sz="0" w:space="0" w:color="auto"/>
        <w:right w:val="none" w:sz="0" w:space="0" w:color="auto"/>
      </w:divBdr>
    </w:div>
    <w:div w:id="705184213">
      <w:bodyDiv w:val="1"/>
      <w:marLeft w:val="0"/>
      <w:marRight w:val="0"/>
      <w:marTop w:val="0"/>
      <w:marBottom w:val="0"/>
      <w:divBdr>
        <w:top w:val="none" w:sz="0" w:space="0" w:color="auto"/>
        <w:left w:val="none" w:sz="0" w:space="0" w:color="auto"/>
        <w:bottom w:val="none" w:sz="0" w:space="0" w:color="auto"/>
        <w:right w:val="none" w:sz="0" w:space="0" w:color="auto"/>
      </w:divBdr>
    </w:div>
    <w:div w:id="737829462">
      <w:bodyDiv w:val="1"/>
      <w:marLeft w:val="0"/>
      <w:marRight w:val="0"/>
      <w:marTop w:val="0"/>
      <w:marBottom w:val="0"/>
      <w:divBdr>
        <w:top w:val="none" w:sz="0" w:space="0" w:color="auto"/>
        <w:left w:val="none" w:sz="0" w:space="0" w:color="auto"/>
        <w:bottom w:val="none" w:sz="0" w:space="0" w:color="auto"/>
        <w:right w:val="none" w:sz="0" w:space="0" w:color="auto"/>
      </w:divBdr>
    </w:div>
    <w:div w:id="749697327">
      <w:bodyDiv w:val="1"/>
      <w:marLeft w:val="0"/>
      <w:marRight w:val="0"/>
      <w:marTop w:val="0"/>
      <w:marBottom w:val="0"/>
      <w:divBdr>
        <w:top w:val="none" w:sz="0" w:space="0" w:color="auto"/>
        <w:left w:val="none" w:sz="0" w:space="0" w:color="auto"/>
        <w:bottom w:val="none" w:sz="0" w:space="0" w:color="auto"/>
        <w:right w:val="none" w:sz="0" w:space="0" w:color="auto"/>
      </w:divBdr>
    </w:div>
    <w:div w:id="770785668">
      <w:bodyDiv w:val="1"/>
      <w:marLeft w:val="0"/>
      <w:marRight w:val="0"/>
      <w:marTop w:val="0"/>
      <w:marBottom w:val="0"/>
      <w:divBdr>
        <w:top w:val="none" w:sz="0" w:space="0" w:color="auto"/>
        <w:left w:val="none" w:sz="0" w:space="0" w:color="auto"/>
        <w:bottom w:val="none" w:sz="0" w:space="0" w:color="auto"/>
        <w:right w:val="none" w:sz="0" w:space="0" w:color="auto"/>
      </w:divBdr>
    </w:div>
    <w:div w:id="794640837">
      <w:bodyDiv w:val="1"/>
      <w:marLeft w:val="0"/>
      <w:marRight w:val="0"/>
      <w:marTop w:val="0"/>
      <w:marBottom w:val="0"/>
      <w:divBdr>
        <w:top w:val="none" w:sz="0" w:space="0" w:color="auto"/>
        <w:left w:val="none" w:sz="0" w:space="0" w:color="auto"/>
        <w:bottom w:val="none" w:sz="0" w:space="0" w:color="auto"/>
        <w:right w:val="none" w:sz="0" w:space="0" w:color="auto"/>
      </w:divBdr>
    </w:div>
    <w:div w:id="805507650">
      <w:bodyDiv w:val="1"/>
      <w:marLeft w:val="0"/>
      <w:marRight w:val="0"/>
      <w:marTop w:val="0"/>
      <w:marBottom w:val="0"/>
      <w:divBdr>
        <w:top w:val="none" w:sz="0" w:space="0" w:color="auto"/>
        <w:left w:val="none" w:sz="0" w:space="0" w:color="auto"/>
        <w:bottom w:val="none" w:sz="0" w:space="0" w:color="auto"/>
        <w:right w:val="none" w:sz="0" w:space="0" w:color="auto"/>
      </w:divBdr>
    </w:div>
    <w:div w:id="836730113">
      <w:bodyDiv w:val="1"/>
      <w:marLeft w:val="0"/>
      <w:marRight w:val="0"/>
      <w:marTop w:val="0"/>
      <w:marBottom w:val="0"/>
      <w:divBdr>
        <w:top w:val="none" w:sz="0" w:space="0" w:color="auto"/>
        <w:left w:val="none" w:sz="0" w:space="0" w:color="auto"/>
        <w:bottom w:val="none" w:sz="0" w:space="0" w:color="auto"/>
        <w:right w:val="none" w:sz="0" w:space="0" w:color="auto"/>
      </w:divBdr>
    </w:div>
    <w:div w:id="867568486">
      <w:bodyDiv w:val="1"/>
      <w:marLeft w:val="0"/>
      <w:marRight w:val="0"/>
      <w:marTop w:val="0"/>
      <w:marBottom w:val="0"/>
      <w:divBdr>
        <w:top w:val="none" w:sz="0" w:space="0" w:color="auto"/>
        <w:left w:val="none" w:sz="0" w:space="0" w:color="auto"/>
        <w:bottom w:val="none" w:sz="0" w:space="0" w:color="auto"/>
        <w:right w:val="none" w:sz="0" w:space="0" w:color="auto"/>
      </w:divBdr>
    </w:div>
    <w:div w:id="897588585">
      <w:bodyDiv w:val="1"/>
      <w:marLeft w:val="0"/>
      <w:marRight w:val="0"/>
      <w:marTop w:val="0"/>
      <w:marBottom w:val="0"/>
      <w:divBdr>
        <w:top w:val="none" w:sz="0" w:space="0" w:color="auto"/>
        <w:left w:val="none" w:sz="0" w:space="0" w:color="auto"/>
        <w:bottom w:val="none" w:sz="0" w:space="0" w:color="auto"/>
        <w:right w:val="none" w:sz="0" w:space="0" w:color="auto"/>
      </w:divBdr>
    </w:div>
    <w:div w:id="905527844">
      <w:bodyDiv w:val="1"/>
      <w:marLeft w:val="0"/>
      <w:marRight w:val="0"/>
      <w:marTop w:val="0"/>
      <w:marBottom w:val="0"/>
      <w:divBdr>
        <w:top w:val="none" w:sz="0" w:space="0" w:color="auto"/>
        <w:left w:val="none" w:sz="0" w:space="0" w:color="auto"/>
        <w:bottom w:val="none" w:sz="0" w:space="0" w:color="auto"/>
        <w:right w:val="none" w:sz="0" w:space="0" w:color="auto"/>
      </w:divBdr>
    </w:div>
    <w:div w:id="916868123">
      <w:bodyDiv w:val="1"/>
      <w:marLeft w:val="0"/>
      <w:marRight w:val="0"/>
      <w:marTop w:val="0"/>
      <w:marBottom w:val="0"/>
      <w:divBdr>
        <w:top w:val="none" w:sz="0" w:space="0" w:color="auto"/>
        <w:left w:val="none" w:sz="0" w:space="0" w:color="auto"/>
        <w:bottom w:val="none" w:sz="0" w:space="0" w:color="auto"/>
        <w:right w:val="none" w:sz="0" w:space="0" w:color="auto"/>
      </w:divBdr>
    </w:div>
    <w:div w:id="917130664">
      <w:bodyDiv w:val="1"/>
      <w:marLeft w:val="0"/>
      <w:marRight w:val="0"/>
      <w:marTop w:val="0"/>
      <w:marBottom w:val="0"/>
      <w:divBdr>
        <w:top w:val="none" w:sz="0" w:space="0" w:color="auto"/>
        <w:left w:val="none" w:sz="0" w:space="0" w:color="auto"/>
        <w:bottom w:val="none" w:sz="0" w:space="0" w:color="auto"/>
        <w:right w:val="none" w:sz="0" w:space="0" w:color="auto"/>
      </w:divBdr>
    </w:div>
    <w:div w:id="923955146">
      <w:bodyDiv w:val="1"/>
      <w:marLeft w:val="0"/>
      <w:marRight w:val="0"/>
      <w:marTop w:val="0"/>
      <w:marBottom w:val="0"/>
      <w:divBdr>
        <w:top w:val="none" w:sz="0" w:space="0" w:color="auto"/>
        <w:left w:val="none" w:sz="0" w:space="0" w:color="auto"/>
        <w:bottom w:val="none" w:sz="0" w:space="0" w:color="auto"/>
        <w:right w:val="none" w:sz="0" w:space="0" w:color="auto"/>
      </w:divBdr>
    </w:div>
    <w:div w:id="941650678">
      <w:bodyDiv w:val="1"/>
      <w:marLeft w:val="0"/>
      <w:marRight w:val="0"/>
      <w:marTop w:val="0"/>
      <w:marBottom w:val="0"/>
      <w:divBdr>
        <w:top w:val="none" w:sz="0" w:space="0" w:color="auto"/>
        <w:left w:val="none" w:sz="0" w:space="0" w:color="auto"/>
        <w:bottom w:val="none" w:sz="0" w:space="0" w:color="auto"/>
        <w:right w:val="none" w:sz="0" w:space="0" w:color="auto"/>
      </w:divBdr>
    </w:div>
    <w:div w:id="943852892">
      <w:bodyDiv w:val="1"/>
      <w:marLeft w:val="0"/>
      <w:marRight w:val="0"/>
      <w:marTop w:val="0"/>
      <w:marBottom w:val="0"/>
      <w:divBdr>
        <w:top w:val="none" w:sz="0" w:space="0" w:color="auto"/>
        <w:left w:val="none" w:sz="0" w:space="0" w:color="auto"/>
        <w:bottom w:val="none" w:sz="0" w:space="0" w:color="auto"/>
        <w:right w:val="none" w:sz="0" w:space="0" w:color="auto"/>
      </w:divBdr>
    </w:div>
    <w:div w:id="968439597">
      <w:bodyDiv w:val="1"/>
      <w:marLeft w:val="0"/>
      <w:marRight w:val="0"/>
      <w:marTop w:val="0"/>
      <w:marBottom w:val="0"/>
      <w:divBdr>
        <w:top w:val="none" w:sz="0" w:space="0" w:color="auto"/>
        <w:left w:val="none" w:sz="0" w:space="0" w:color="auto"/>
        <w:bottom w:val="none" w:sz="0" w:space="0" w:color="auto"/>
        <w:right w:val="none" w:sz="0" w:space="0" w:color="auto"/>
      </w:divBdr>
    </w:div>
    <w:div w:id="976446848">
      <w:bodyDiv w:val="1"/>
      <w:marLeft w:val="0"/>
      <w:marRight w:val="0"/>
      <w:marTop w:val="0"/>
      <w:marBottom w:val="0"/>
      <w:divBdr>
        <w:top w:val="none" w:sz="0" w:space="0" w:color="auto"/>
        <w:left w:val="none" w:sz="0" w:space="0" w:color="auto"/>
        <w:bottom w:val="none" w:sz="0" w:space="0" w:color="auto"/>
        <w:right w:val="none" w:sz="0" w:space="0" w:color="auto"/>
      </w:divBdr>
    </w:div>
    <w:div w:id="1030104648">
      <w:bodyDiv w:val="1"/>
      <w:marLeft w:val="0"/>
      <w:marRight w:val="0"/>
      <w:marTop w:val="0"/>
      <w:marBottom w:val="0"/>
      <w:divBdr>
        <w:top w:val="none" w:sz="0" w:space="0" w:color="auto"/>
        <w:left w:val="none" w:sz="0" w:space="0" w:color="auto"/>
        <w:bottom w:val="none" w:sz="0" w:space="0" w:color="auto"/>
        <w:right w:val="none" w:sz="0" w:space="0" w:color="auto"/>
      </w:divBdr>
    </w:div>
    <w:div w:id="1109205064">
      <w:bodyDiv w:val="1"/>
      <w:marLeft w:val="0"/>
      <w:marRight w:val="0"/>
      <w:marTop w:val="0"/>
      <w:marBottom w:val="0"/>
      <w:divBdr>
        <w:top w:val="none" w:sz="0" w:space="0" w:color="auto"/>
        <w:left w:val="none" w:sz="0" w:space="0" w:color="auto"/>
        <w:bottom w:val="none" w:sz="0" w:space="0" w:color="auto"/>
        <w:right w:val="none" w:sz="0" w:space="0" w:color="auto"/>
      </w:divBdr>
    </w:div>
    <w:div w:id="1136026501">
      <w:bodyDiv w:val="1"/>
      <w:marLeft w:val="0"/>
      <w:marRight w:val="0"/>
      <w:marTop w:val="0"/>
      <w:marBottom w:val="0"/>
      <w:divBdr>
        <w:top w:val="none" w:sz="0" w:space="0" w:color="auto"/>
        <w:left w:val="none" w:sz="0" w:space="0" w:color="auto"/>
        <w:bottom w:val="none" w:sz="0" w:space="0" w:color="auto"/>
        <w:right w:val="none" w:sz="0" w:space="0" w:color="auto"/>
      </w:divBdr>
    </w:div>
    <w:div w:id="1143891510">
      <w:bodyDiv w:val="1"/>
      <w:marLeft w:val="0"/>
      <w:marRight w:val="0"/>
      <w:marTop w:val="0"/>
      <w:marBottom w:val="0"/>
      <w:divBdr>
        <w:top w:val="none" w:sz="0" w:space="0" w:color="auto"/>
        <w:left w:val="none" w:sz="0" w:space="0" w:color="auto"/>
        <w:bottom w:val="none" w:sz="0" w:space="0" w:color="auto"/>
        <w:right w:val="none" w:sz="0" w:space="0" w:color="auto"/>
      </w:divBdr>
    </w:div>
    <w:div w:id="1150295127">
      <w:bodyDiv w:val="1"/>
      <w:marLeft w:val="0"/>
      <w:marRight w:val="0"/>
      <w:marTop w:val="0"/>
      <w:marBottom w:val="0"/>
      <w:divBdr>
        <w:top w:val="none" w:sz="0" w:space="0" w:color="auto"/>
        <w:left w:val="none" w:sz="0" w:space="0" w:color="auto"/>
        <w:bottom w:val="none" w:sz="0" w:space="0" w:color="auto"/>
        <w:right w:val="none" w:sz="0" w:space="0" w:color="auto"/>
      </w:divBdr>
    </w:div>
    <w:div w:id="1194001420">
      <w:bodyDiv w:val="1"/>
      <w:marLeft w:val="0"/>
      <w:marRight w:val="0"/>
      <w:marTop w:val="0"/>
      <w:marBottom w:val="0"/>
      <w:divBdr>
        <w:top w:val="none" w:sz="0" w:space="0" w:color="auto"/>
        <w:left w:val="none" w:sz="0" w:space="0" w:color="auto"/>
        <w:bottom w:val="none" w:sz="0" w:space="0" w:color="auto"/>
        <w:right w:val="none" w:sz="0" w:space="0" w:color="auto"/>
      </w:divBdr>
    </w:div>
    <w:div w:id="1200120497">
      <w:bodyDiv w:val="1"/>
      <w:marLeft w:val="0"/>
      <w:marRight w:val="0"/>
      <w:marTop w:val="0"/>
      <w:marBottom w:val="0"/>
      <w:divBdr>
        <w:top w:val="none" w:sz="0" w:space="0" w:color="auto"/>
        <w:left w:val="none" w:sz="0" w:space="0" w:color="auto"/>
        <w:bottom w:val="none" w:sz="0" w:space="0" w:color="auto"/>
        <w:right w:val="none" w:sz="0" w:space="0" w:color="auto"/>
      </w:divBdr>
    </w:div>
    <w:div w:id="1302493322">
      <w:bodyDiv w:val="1"/>
      <w:marLeft w:val="0"/>
      <w:marRight w:val="0"/>
      <w:marTop w:val="0"/>
      <w:marBottom w:val="0"/>
      <w:divBdr>
        <w:top w:val="none" w:sz="0" w:space="0" w:color="auto"/>
        <w:left w:val="none" w:sz="0" w:space="0" w:color="auto"/>
        <w:bottom w:val="none" w:sz="0" w:space="0" w:color="auto"/>
        <w:right w:val="none" w:sz="0" w:space="0" w:color="auto"/>
      </w:divBdr>
    </w:div>
    <w:div w:id="1347364285">
      <w:bodyDiv w:val="1"/>
      <w:marLeft w:val="0"/>
      <w:marRight w:val="0"/>
      <w:marTop w:val="0"/>
      <w:marBottom w:val="0"/>
      <w:divBdr>
        <w:top w:val="none" w:sz="0" w:space="0" w:color="auto"/>
        <w:left w:val="none" w:sz="0" w:space="0" w:color="auto"/>
        <w:bottom w:val="none" w:sz="0" w:space="0" w:color="auto"/>
        <w:right w:val="none" w:sz="0" w:space="0" w:color="auto"/>
      </w:divBdr>
    </w:div>
    <w:div w:id="1348944992">
      <w:bodyDiv w:val="1"/>
      <w:marLeft w:val="0"/>
      <w:marRight w:val="0"/>
      <w:marTop w:val="0"/>
      <w:marBottom w:val="0"/>
      <w:divBdr>
        <w:top w:val="none" w:sz="0" w:space="0" w:color="auto"/>
        <w:left w:val="none" w:sz="0" w:space="0" w:color="auto"/>
        <w:bottom w:val="none" w:sz="0" w:space="0" w:color="auto"/>
        <w:right w:val="none" w:sz="0" w:space="0" w:color="auto"/>
      </w:divBdr>
    </w:div>
    <w:div w:id="1397777426">
      <w:bodyDiv w:val="1"/>
      <w:marLeft w:val="0"/>
      <w:marRight w:val="0"/>
      <w:marTop w:val="0"/>
      <w:marBottom w:val="0"/>
      <w:divBdr>
        <w:top w:val="none" w:sz="0" w:space="0" w:color="auto"/>
        <w:left w:val="none" w:sz="0" w:space="0" w:color="auto"/>
        <w:bottom w:val="none" w:sz="0" w:space="0" w:color="auto"/>
        <w:right w:val="none" w:sz="0" w:space="0" w:color="auto"/>
      </w:divBdr>
    </w:div>
    <w:div w:id="1436948897">
      <w:bodyDiv w:val="1"/>
      <w:marLeft w:val="0"/>
      <w:marRight w:val="0"/>
      <w:marTop w:val="0"/>
      <w:marBottom w:val="0"/>
      <w:divBdr>
        <w:top w:val="none" w:sz="0" w:space="0" w:color="auto"/>
        <w:left w:val="none" w:sz="0" w:space="0" w:color="auto"/>
        <w:bottom w:val="none" w:sz="0" w:space="0" w:color="auto"/>
        <w:right w:val="none" w:sz="0" w:space="0" w:color="auto"/>
      </w:divBdr>
    </w:div>
    <w:div w:id="1439255445">
      <w:bodyDiv w:val="1"/>
      <w:marLeft w:val="0"/>
      <w:marRight w:val="0"/>
      <w:marTop w:val="0"/>
      <w:marBottom w:val="0"/>
      <w:divBdr>
        <w:top w:val="none" w:sz="0" w:space="0" w:color="auto"/>
        <w:left w:val="none" w:sz="0" w:space="0" w:color="auto"/>
        <w:bottom w:val="none" w:sz="0" w:space="0" w:color="auto"/>
        <w:right w:val="none" w:sz="0" w:space="0" w:color="auto"/>
      </w:divBdr>
    </w:div>
    <w:div w:id="1499152869">
      <w:bodyDiv w:val="1"/>
      <w:marLeft w:val="0"/>
      <w:marRight w:val="0"/>
      <w:marTop w:val="0"/>
      <w:marBottom w:val="0"/>
      <w:divBdr>
        <w:top w:val="none" w:sz="0" w:space="0" w:color="auto"/>
        <w:left w:val="none" w:sz="0" w:space="0" w:color="auto"/>
        <w:bottom w:val="none" w:sz="0" w:space="0" w:color="auto"/>
        <w:right w:val="none" w:sz="0" w:space="0" w:color="auto"/>
      </w:divBdr>
    </w:div>
    <w:div w:id="1526671245">
      <w:bodyDiv w:val="1"/>
      <w:marLeft w:val="0"/>
      <w:marRight w:val="0"/>
      <w:marTop w:val="0"/>
      <w:marBottom w:val="0"/>
      <w:divBdr>
        <w:top w:val="none" w:sz="0" w:space="0" w:color="auto"/>
        <w:left w:val="none" w:sz="0" w:space="0" w:color="auto"/>
        <w:bottom w:val="none" w:sz="0" w:space="0" w:color="auto"/>
        <w:right w:val="none" w:sz="0" w:space="0" w:color="auto"/>
      </w:divBdr>
    </w:div>
    <w:div w:id="1592423374">
      <w:bodyDiv w:val="1"/>
      <w:marLeft w:val="0"/>
      <w:marRight w:val="0"/>
      <w:marTop w:val="0"/>
      <w:marBottom w:val="0"/>
      <w:divBdr>
        <w:top w:val="none" w:sz="0" w:space="0" w:color="auto"/>
        <w:left w:val="none" w:sz="0" w:space="0" w:color="auto"/>
        <w:bottom w:val="none" w:sz="0" w:space="0" w:color="auto"/>
        <w:right w:val="none" w:sz="0" w:space="0" w:color="auto"/>
      </w:divBdr>
    </w:div>
    <w:div w:id="1595939203">
      <w:bodyDiv w:val="1"/>
      <w:marLeft w:val="0"/>
      <w:marRight w:val="0"/>
      <w:marTop w:val="0"/>
      <w:marBottom w:val="0"/>
      <w:divBdr>
        <w:top w:val="none" w:sz="0" w:space="0" w:color="auto"/>
        <w:left w:val="none" w:sz="0" w:space="0" w:color="auto"/>
        <w:bottom w:val="none" w:sz="0" w:space="0" w:color="auto"/>
        <w:right w:val="none" w:sz="0" w:space="0" w:color="auto"/>
      </w:divBdr>
    </w:div>
    <w:div w:id="1614171488">
      <w:bodyDiv w:val="1"/>
      <w:marLeft w:val="0"/>
      <w:marRight w:val="0"/>
      <w:marTop w:val="0"/>
      <w:marBottom w:val="0"/>
      <w:divBdr>
        <w:top w:val="none" w:sz="0" w:space="0" w:color="auto"/>
        <w:left w:val="none" w:sz="0" w:space="0" w:color="auto"/>
        <w:bottom w:val="none" w:sz="0" w:space="0" w:color="auto"/>
        <w:right w:val="none" w:sz="0" w:space="0" w:color="auto"/>
      </w:divBdr>
    </w:div>
    <w:div w:id="1632980768">
      <w:bodyDiv w:val="1"/>
      <w:marLeft w:val="0"/>
      <w:marRight w:val="0"/>
      <w:marTop w:val="0"/>
      <w:marBottom w:val="0"/>
      <w:divBdr>
        <w:top w:val="none" w:sz="0" w:space="0" w:color="auto"/>
        <w:left w:val="none" w:sz="0" w:space="0" w:color="auto"/>
        <w:bottom w:val="none" w:sz="0" w:space="0" w:color="auto"/>
        <w:right w:val="none" w:sz="0" w:space="0" w:color="auto"/>
      </w:divBdr>
    </w:div>
    <w:div w:id="1634484560">
      <w:bodyDiv w:val="1"/>
      <w:marLeft w:val="0"/>
      <w:marRight w:val="0"/>
      <w:marTop w:val="0"/>
      <w:marBottom w:val="0"/>
      <w:divBdr>
        <w:top w:val="none" w:sz="0" w:space="0" w:color="auto"/>
        <w:left w:val="none" w:sz="0" w:space="0" w:color="auto"/>
        <w:bottom w:val="none" w:sz="0" w:space="0" w:color="auto"/>
        <w:right w:val="none" w:sz="0" w:space="0" w:color="auto"/>
      </w:divBdr>
    </w:div>
    <w:div w:id="1635868338">
      <w:bodyDiv w:val="1"/>
      <w:marLeft w:val="0"/>
      <w:marRight w:val="0"/>
      <w:marTop w:val="0"/>
      <w:marBottom w:val="0"/>
      <w:divBdr>
        <w:top w:val="none" w:sz="0" w:space="0" w:color="auto"/>
        <w:left w:val="none" w:sz="0" w:space="0" w:color="auto"/>
        <w:bottom w:val="none" w:sz="0" w:space="0" w:color="auto"/>
        <w:right w:val="none" w:sz="0" w:space="0" w:color="auto"/>
      </w:divBdr>
    </w:div>
    <w:div w:id="1653216026">
      <w:bodyDiv w:val="1"/>
      <w:marLeft w:val="0"/>
      <w:marRight w:val="0"/>
      <w:marTop w:val="0"/>
      <w:marBottom w:val="0"/>
      <w:divBdr>
        <w:top w:val="none" w:sz="0" w:space="0" w:color="auto"/>
        <w:left w:val="none" w:sz="0" w:space="0" w:color="auto"/>
        <w:bottom w:val="none" w:sz="0" w:space="0" w:color="auto"/>
        <w:right w:val="none" w:sz="0" w:space="0" w:color="auto"/>
      </w:divBdr>
    </w:div>
    <w:div w:id="1657146327">
      <w:bodyDiv w:val="1"/>
      <w:marLeft w:val="0"/>
      <w:marRight w:val="0"/>
      <w:marTop w:val="0"/>
      <w:marBottom w:val="0"/>
      <w:divBdr>
        <w:top w:val="none" w:sz="0" w:space="0" w:color="auto"/>
        <w:left w:val="none" w:sz="0" w:space="0" w:color="auto"/>
        <w:bottom w:val="none" w:sz="0" w:space="0" w:color="auto"/>
        <w:right w:val="none" w:sz="0" w:space="0" w:color="auto"/>
      </w:divBdr>
    </w:div>
    <w:div w:id="1662663457">
      <w:bodyDiv w:val="1"/>
      <w:marLeft w:val="0"/>
      <w:marRight w:val="0"/>
      <w:marTop w:val="0"/>
      <w:marBottom w:val="0"/>
      <w:divBdr>
        <w:top w:val="none" w:sz="0" w:space="0" w:color="auto"/>
        <w:left w:val="none" w:sz="0" w:space="0" w:color="auto"/>
        <w:bottom w:val="none" w:sz="0" w:space="0" w:color="auto"/>
        <w:right w:val="none" w:sz="0" w:space="0" w:color="auto"/>
      </w:divBdr>
    </w:div>
    <w:div w:id="1665821046">
      <w:bodyDiv w:val="1"/>
      <w:marLeft w:val="0"/>
      <w:marRight w:val="0"/>
      <w:marTop w:val="0"/>
      <w:marBottom w:val="0"/>
      <w:divBdr>
        <w:top w:val="none" w:sz="0" w:space="0" w:color="auto"/>
        <w:left w:val="none" w:sz="0" w:space="0" w:color="auto"/>
        <w:bottom w:val="none" w:sz="0" w:space="0" w:color="auto"/>
        <w:right w:val="none" w:sz="0" w:space="0" w:color="auto"/>
      </w:divBdr>
    </w:div>
    <w:div w:id="1668706299">
      <w:bodyDiv w:val="1"/>
      <w:marLeft w:val="0"/>
      <w:marRight w:val="0"/>
      <w:marTop w:val="0"/>
      <w:marBottom w:val="0"/>
      <w:divBdr>
        <w:top w:val="none" w:sz="0" w:space="0" w:color="auto"/>
        <w:left w:val="none" w:sz="0" w:space="0" w:color="auto"/>
        <w:bottom w:val="none" w:sz="0" w:space="0" w:color="auto"/>
        <w:right w:val="none" w:sz="0" w:space="0" w:color="auto"/>
      </w:divBdr>
    </w:div>
    <w:div w:id="1672178431">
      <w:bodyDiv w:val="1"/>
      <w:marLeft w:val="0"/>
      <w:marRight w:val="0"/>
      <w:marTop w:val="0"/>
      <w:marBottom w:val="0"/>
      <w:divBdr>
        <w:top w:val="none" w:sz="0" w:space="0" w:color="auto"/>
        <w:left w:val="none" w:sz="0" w:space="0" w:color="auto"/>
        <w:bottom w:val="none" w:sz="0" w:space="0" w:color="auto"/>
        <w:right w:val="none" w:sz="0" w:space="0" w:color="auto"/>
      </w:divBdr>
    </w:div>
    <w:div w:id="1675066731">
      <w:bodyDiv w:val="1"/>
      <w:marLeft w:val="0"/>
      <w:marRight w:val="0"/>
      <w:marTop w:val="0"/>
      <w:marBottom w:val="0"/>
      <w:divBdr>
        <w:top w:val="none" w:sz="0" w:space="0" w:color="auto"/>
        <w:left w:val="none" w:sz="0" w:space="0" w:color="auto"/>
        <w:bottom w:val="none" w:sz="0" w:space="0" w:color="auto"/>
        <w:right w:val="none" w:sz="0" w:space="0" w:color="auto"/>
      </w:divBdr>
    </w:div>
    <w:div w:id="1675180766">
      <w:bodyDiv w:val="1"/>
      <w:marLeft w:val="0"/>
      <w:marRight w:val="0"/>
      <w:marTop w:val="0"/>
      <w:marBottom w:val="0"/>
      <w:divBdr>
        <w:top w:val="none" w:sz="0" w:space="0" w:color="auto"/>
        <w:left w:val="none" w:sz="0" w:space="0" w:color="auto"/>
        <w:bottom w:val="none" w:sz="0" w:space="0" w:color="auto"/>
        <w:right w:val="none" w:sz="0" w:space="0" w:color="auto"/>
      </w:divBdr>
    </w:div>
    <w:div w:id="1679504079">
      <w:bodyDiv w:val="1"/>
      <w:marLeft w:val="0"/>
      <w:marRight w:val="0"/>
      <w:marTop w:val="0"/>
      <w:marBottom w:val="0"/>
      <w:divBdr>
        <w:top w:val="none" w:sz="0" w:space="0" w:color="auto"/>
        <w:left w:val="none" w:sz="0" w:space="0" w:color="auto"/>
        <w:bottom w:val="none" w:sz="0" w:space="0" w:color="auto"/>
        <w:right w:val="none" w:sz="0" w:space="0" w:color="auto"/>
      </w:divBdr>
    </w:div>
    <w:div w:id="1729263893">
      <w:bodyDiv w:val="1"/>
      <w:marLeft w:val="0"/>
      <w:marRight w:val="0"/>
      <w:marTop w:val="0"/>
      <w:marBottom w:val="0"/>
      <w:divBdr>
        <w:top w:val="none" w:sz="0" w:space="0" w:color="auto"/>
        <w:left w:val="none" w:sz="0" w:space="0" w:color="auto"/>
        <w:bottom w:val="none" w:sz="0" w:space="0" w:color="auto"/>
        <w:right w:val="none" w:sz="0" w:space="0" w:color="auto"/>
      </w:divBdr>
    </w:div>
    <w:div w:id="1798640251">
      <w:bodyDiv w:val="1"/>
      <w:marLeft w:val="0"/>
      <w:marRight w:val="0"/>
      <w:marTop w:val="0"/>
      <w:marBottom w:val="0"/>
      <w:divBdr>
        <w:top w:val="none" w:sz="0" w:space="0" w:color="auto"/>
        <w:left w:val="none" w:sz="0" w:space="0" w:color="auto"/>
        <w:bottom w:val="none" w:sz="0" w:space="0" w:color="auto"/>
        <w:right w:val="none" w:sz="0" w:space="0" w:color="auto"/>
      </w:divBdr>
    </w:div>
    <w:div w:id="1810244101">
      <w:bodyDiv w:val="1"/>
      <w:marLeft w:val="0"/>
      <w:marRight w:val="0"/>
      <w:marTop w:val="0"/>
      <w:marBottom w:val="0"/>
      <w:divBdr>
        <w:top w:val="none" w:sz="0" w:space="0" w:color="auto"/>
        <w:left w:val="none" w:sz="0" w:space="0" w:color="auto"/>
        <w:bottom w:val="none" w:sz="0" w:space="0" w:color="auto"/>
        <w:right w:val="none" w:sz="0" w:space="0" w:color="auto"/>
      </w:divBdr>
    </w:div>
    <w:div w:id="1836338767">
      <w:bodyDiv w:val="1"/>
      <w:marLeft w:val="0"/>
      <w:marRight w:val="0"/>
      <w:marTop w:val="0"/>
      <w:marBottom w:val="0"/>
      <w:divBdr>
        <w:top w:val="none" w:sz="0" w:space="0" w:color="auto"/>
        <w:left w:val="none" w:sz="0" w:space="0" w:color="auto"/>
        <w:bottom w:val="none" w:sz="0" w:space="0" w:color="auto"/>
        <w:right w:val="none" w:sz="0" w:space="0" w:color="auto"/>
      </w:divBdr>
    </w:div>
    <w:div w:id="1857961945">
      <w:bodyDiv w:val="1"/>
      <w:marLeft w:val="0"/>
      <w:marRight w:val="0"/>
      <w:marTop w:val="0"/>
      <w:marBottom w:val="0"/>
      <w:divBdr>
        <w:top w:val="none" w:sz="0" w:space="0" w:color="auto"/>
        <w:left w:val="none" w:sz="0" w:space="0" w:color="auto"/>
        <w:bottom w:val="none" w:sz="0" w:space="0" w:color="auto"/>
        <w:right w:val="none" w:sz="0" w:space="0" w:color="auto"/>
      </w:divBdr>
    </w:div>
    <w:div w:id="1861311746">
      <w:bodyDiv w:val="1"/>
      <w:marLeft w:val="0"/>
      <w:marRight w:val="0"/>
      <w:marTop w:val="0"/>
      <w:marBottom w:val="0"/>
      <w:divBdr>
        <w:top w:val="none" w:sz="0" w:space="0" w:color="auto"/>
        <w:left w:val="none" w:sz="0" w:space="0" w:color="auto"/>
        <w:bottom w:val="none" w:sz="0" w:space="0" w:color="auto"/>
        <w:right w:val="none" w:sz="0" w:space="0" w:color="auto"/>
      </w:divBdr>
    </w:div>
    <w:div w:id="1877548896">
      <w:bodyDiv w:val="1"/>
      <w:marLeft w:val="0"/>
      <w:marRight w:val="0"/>
      <w:marTop w:val="0"/>
      <w:marBottom w:val="0"/>
      <w:divBdr>
        <w:top w:val="none" w:sz="0" w:space="0" w:color="auto"/>
        <w:left w:val="none" w:sz="0" w:space="0" w:color="auto"/>
        <w:bottom w:val="none" w:sz="0" w:space="0" w:color="auto"/>
        <w:right w:val="none" w:sz="0" w:space="0" w:color="auto"/>
      </w:divBdr>
    </w:div>
    <w:div w:id="1880436277">
      <w:bodyDiv w:val="1"/>
      <w:marLeft w:val="0"/>
      <w:marRight w:val="0"/>
      <w:marTop w:val="0"/>
      <w:marBottom w:val="0"/>
      <w:divBdr>
        <w:top w:val="none" w:sz="0" w:space="0" w:color="auto"/>
        <w:left w:val="none" w:sz="0" w:space="0" w:color="auto"/>
        <w:bottom w:val="none" w:sz="0" w:space="0" w:color="auto"/>
        <w:right w:val="none" w:sz="0" w:space="0" w:color="auto"/>
      </w:divBdr>
    </w:div>
    <w:div w:id="1914504807">
      <w:bodyDiv w:val="1"/>
      <w:marLeft w:val="0"/>
      <w:marRight w:val="0"/>
      <w:marTop w:val="0"/>
      <w:marBottom w:val="0"/>
      <w:divBdr>
        <w:top w:val="none" w:sz="0" w:space="0" w:color="auto"/>
        <w:left w:val="none" w:sz="0" w:space="0" w:color="auto"/>
        <w:bottom w:val="none" w:sz="0" w:space="0" w:color="auto"/>
        <w:right w:val="none" w:sz="0" w:space="0" w:color="auto"/>
      </w:divBdr>
      <w:divsChild>
        <w:div w:id="1512715661">
          <w:marLeft w:val="0"/>
          <w:marRight w:val="0"/>
          <w:marTop w:val="0"/>
          <w:marBottom w:val="0"/>
          <w:divBdr>
            <w:top w:val="none" w:sz="0" w:space="0" w:color="auto"/>
            <w:left w:val="none" w:sz="0" w:space="0" w:color="auto"/>
            <w:bottom w:val="none" w:sz="0" w:space="0" w:color="auto"/>
            <w:right w:val="none" w:sz="0" w:space="0" w:color="auto"/>
          </w:divBdr>
        </w:div>
      </w:divsChild>
    </w:div>
    <w:div w:id="1929583882">
      <w:bodyDiv w:val="1"/>
      <w:marLeft w:val="0"/>
      <w:marRight w:val="0"/>
      <w:marTop w:val="0"/>
      <w:marBottom w:val="0"/>
      <w:divBdr>
        <w:top w:val="none" w:sz="0" w:space="0" w:color="auto"/>
        <w:left w:val="none" w:sz="0" w:space="0" w:color="auto"/>
        <w:bottom w:val="none" w:sz="0" w:space="0" w:color="auto"/>
        <w:right w:val="none" w:sz="0" w:space="0" w:color="auto"/>
      </w:divBdr>
      <w:divsChild>
        <w:div w:id="401297140">
          <w:marLeft w:val="0"/>
          <w:marRight w:val="0"/>
          <w:marTop w:val="0"/>
          <w:marBottom w:val="0"/>
          <w:divBdr>
            <w:top w:val="none" w:sz="0" w:space="0" w:color="auto"/>
            <w:left w:val="none" w:sz="0" w:space="0" w:color="auto"/>
            <w:bottom w:val="none" w:sz="0" w:space="0" w:color="auto"/>
            <w:right w:val="none" w:sz="0" w:space="0" w:color="auto"/>
          </w:divBdr>
        </w:div>
      </w:divsChild>
    </w:div>
    <w:div w:id="1961495929">
      <w:bodyDiv w:val="1"/>
      <w:marLeft w:val="0"/>
      <w:marRight w:val="0"/>
      <w:marTop w:val="0"/>
      <w:marBottom w:val="0"/>
      <w:divBdr>
        <w:top w:val="none" w:sz="0" w:space="0" w:color="auto"/>
        <w:left w:val="none" w:sz="0" w:space="0" w:color="auto"/>
        <w:bottom w:val="none" w:sz="0" w:space="0" w:color="auto"/>
        <w:right w:val="none" w:sz="0" w:space="0" w:color="auto"/>
      </w:divBdr>
    </w:div>
    <w:div w:id="1975480275">
      <w:bodyDiv w:val="1"/>
      <w:marLeft w:val="0"/>
      <w:marRight w:val="0"/>
      <w:marTop w:val="0"/>
      <w:marBottom w:val="0"/>
      <w:divBdr>
        <w:top w:val="none" w:sz="0" w:space="0" w:color="auto"/>
        <w:left w:val="none" w:sz="0" w:space="0" w:color="auto"/>
        <w:bottom w:val="none" w:sz="0" w:space="0" w:color="auto"/>
        <w:right w:val="none" w:sz="0" w:space="0" w:color="auto"/>
      </w:divBdr>
    </w:div>
    <w:div w:id="1996255759">
      <w:bodyDiv w:val="1"/>
      <w:marLeft w:val="0"/>
      <w:marRight w:val="0"/>
      <w:marTop w:val="0"/>
      <w:marBottom w:val="0"/>
      <w:divBdr>
        <w:top w:val="none" w:sz="0" w:space="0" w:color="auto"/>
        <w:left w:val="none" w:sz="0" w:space="0" w:color="auto"/>
        <w:bottom w:val="none" w:sz="0" w:space="0" w:color="auto"/>
        <w:right w:val="none" w:sz="0" w:space="0" w:color="auto"/>
      </w:divBdr>
    </w:div>
    <w:div w:id="1997492849">
      <w:bodyDiv w:val="1"/>
      <w:marLeft w:val="0"/>
      <w:marRight w:val="0"/>
      <w:marTop w:val="0"/>
      <w:marBottom w:val="0"/>
      <w:divBdr>
        <w:top w:val="none" w:sz="0" w:space="0" w:color="auto"/>
        <w:left w:val="none" w:sz="0" w:space="0" w:color="auto"/>
        <w:bottom w:val="none" w:sz="0" w:space="0" w:color="auto"/>
        <w:right w:val="none" w:sz="0" w:space="0" w:color="auto"/>
      </w:divBdr>
    </w:div>
    <w:div w:id="2012946451">
      <w:bodyDiv w:val="1"/>
      <w:marLeft w:val="0"/>
      <w:marRight w:val="0"/>
      <w:marTop w:val="0"/>
      <w:marBottom w:val="0"/>
      <w:divBdr>
        <w:top w:val="none" w:sz="0" w:space="0" w:color="auto"/>
        <w:left w:val="none" w:sz="0" w:space="0" w:color="auto"/>
        <w:bottom w:val="none" w:sz="0" w:space="0" w:color="auto"/>
        <w:right w:val="none" w:sz="0" w:space="0" w:color="auto"/>
      </w:divBdr>
    </w:div>
    <w:div w:id="2017415886">
      <w:bodyDiv w:val="1"/>
      <w:marLeft w:val="0"/>
      <w:marRight w:val="0"/>
      <w:marTop w:val="0"/>
      <w:marBottom w:val="0"/>
      <w:divBdr>
        <w:top w:val="none" w:sz="0" w:space="0" w:color="auto"/>
        <w:left w:val="none" w:sz="0" w:space="0" w:color="auto"/>
        <w:bottom w:val="none" w:sz="0" w:space="0" w:color="auto"/>
        <w:right w:val="none" w:sz="0" w:space="0" w:color="auto"/>
      </w:divBdr>
    </w:div>
    <w:div w:id="2029024000">
      <w:bodyDiv w:val="1"/>
      <w:marLeft w:val="0"/>
      <w:marRight w:val="0"/>
      <w:marTop w:val="0"/>
      <w:marBottom w:val="0"/>
      <w:divBdr>
        <w:top w:val="none" w:sz="0" w:space="0" w:color="auto"/>
        <w:left w:val="none" w:sz="0" w:space="0" w:color="auto"/>
        <w:bottom w:val="none" w:sz="0" w:space="0" w:color="auto"/>
        <w:right w:val="none" w:sz="0" w:space="0" w:color="auto"/>
      </w:divBdr>
    </w:div>
    <w:div w:id="2031641297">
      <w:bodyDiv w:val="1"/>
      <w:marLeft w:val="0"/>
      <w:marRight w:val="0"/>
      <w:marTop w:val="0"/>
      <w:marBottom w:val="0"/>
      <w:divBdr>
        <w:top w:val="none" w:sz="0" w:space="0" w:color="auto"/>
        <w:left w:val="none" w:sz="0" w:space="0" w:color="auto"/>
        <w:bottom w:val="none" w:sz="0" w:space="0" w:color="auto"/>
        <w:right w:val="none" w:sz="0" w:space="0" w:color="auto"/>
      </w:divBdr>
    </w:div>
    <w:div w:id="2057002471">
      <w:bodyDiv w:val="1"/>
      <w:marLeft w:val="0"/>
      <w:marRight w:val="0"/>
      <w:marTop w:val="0"/>
      <w:marBottom w:val="0"/>
      <w:divBdr>
        <w:top w:val="none" w:sz="0" w:space="0" w:color="auto"/>
        <w:left w:val="none" w:sz="0" w:space="0" w:color="auto"/>
        <w:bottom w:val="none" w:sz="0" w:space="0" w:color="auto"/>
        <w:right w:val="none" w:sz="0" w:space="0" w:color="auto"/>
      </w:divBdr>
    </w:div>
    <w:div w:id="2119833886">
      <w:bodyDiv w:val="1"/>
      <w:marLeft w:val="0"/>
      <w:marRight w:val="0"/>
      <w:marTop w:val="0"/>
      <w:marBottom w:val="0"/>
      <w:divBdr>
        <w:top w:val="none" w:sz="0" w:space="0" w:color="auto"/>
        <w:left w:val="none" w:sz="0" w:space="0" w:color="auto"/>
        <w:bottom w:val="none" w:sz="0" w:space="0" w:color="auto"/>
        <w:right w:val="none" w:sz="0" w:space="0" w:color="auto"/>
      </w:divBdr>
    </w:div>
    <w:div w:id="212156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scarshiny.shinyapps.io/Projet_optimisation/"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EDS</b:Tag>
    <b:SourceType>Report</b:SourceType>
    <b:Guid>{8F83F773-DA79-47F5-B349-7465469F7B84}</b:Guid>
    <b:Title>EDS 2023, calculs de l'auteur</b:Title>
    <b:RefOrder>1</b:RefOrder>
  </b:Source>
</b:Sources>
</file>

<file path=customXml/itemProps1.xml><?xml version="1.0" encoding="utf-8"?>
<ds:datastoreItem xmlns:ds="http://schemas.openxmlformats.org/officeDocument/2006/customXml" ds:itemID="{04389EA0-9002-4729-B0FA-348F91EE5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4053</Words>
  <Characters>22296</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Ramatoulaye Ndoye FALL</dc:creator>
  <cp:keywords/>
  <dc:description/>
  <cp:lastModifiedBy>G Judicaël Oscar KAFANDO</cp:lastModifiedBy>
  <cp:revision>4</cp:revision>
  <cp:lastPrinted>2025-07-22T21:05:00Z</cp:lastPrinted>
  <dcterms:created xsi:type="dcterms:W3CDTF">2025-07-22T21:05:00Z</dcterms:created>
  <dcterms:modified xsi:type="dcterms:W3CDTF">2025-07-22T21:07:00Z</dcterms:modified>
</cp:coreProperties>
</file>